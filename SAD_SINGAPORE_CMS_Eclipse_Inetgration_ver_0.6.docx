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6BCE8" w14:textId="77777777" w:rsidR="00E56DC7" w:rsidRDefault="009C04D2" w:rsidP="00266D15">
      <w:bookmarkStart w:id="0" w:name="_Hlk125544130"/>
      <w:bookmarkEnd w:id="0"/>
      <w:r>
        <w:rPr>
          <w:noProof/>
          <w:lang w:val="en-GB" w:eastAsia="en-GB"/>
        </w:rPr>
        <w:drawing>
          <wp:anchor distT="0" distB="0" distL="114300" distR="114300" simplePos="0" relativeHeight="251658242" behindDoc="1" locked="0" layoutInCell="1" allowOverlap="1" wp14:anchorId="2D461E76" wp14:editId="760B59CC">
            <wp:simplePos x="0" y="0"/>
            <wp:positionH relativeFrom="page">
              <wp:align>center</wp:align>
            </wp:positionH>
            <wp:positionV relativeFrom="page">
              <wp:align>center</wp:align>
            </wp:positionV>
            <wp:extent cx="7183755" cy="10159365"/>
            <wp:effectExtent l="0" t="0" r="0" b="0"/>
            <wp:wrapNone/>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83755" cy="10159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1" behindDoc="0" locked="0" layoutInCell="1" allowOverlap="1" wp14:anchorId="2C80EB82" wp14:editId="68D7B291">
            <wp:simplePos x="0" y="0"/>
            <wp:positionH relativeFrom="page">
              <wp:posOffset>5941060</wp:posOffset>
            </wp:positionH>
            <wp:positionV relativeFrom="page">
              <wp:posOffset>532765</wp:posOffset>
            </wp:positionV>
            <wp:extent cx="1043940" cy="949325"/>
            <wp:effectExtent l="0" t="0" r="3810" b="3175"/>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43940" cy="94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19E71F" w14:textId="77777777" w:rsidR="00E56DC7" w:rsidRDefault="00E56DC7" w:rsidP="00266D15"/>
    <w:p w14:paraId="74C47E1B" w14:textId="77777777" w:rsidR="00E56DC7" w:rsidRDefault="00E56DC7" w:rsidP="00266D15"/>
    <w:p w14:paraId="3126B697" w14:textId="77777777" w:rsidR="00E56DC7" w:rsidRDefault="00E56DC7" w:rsidP="00266D15"/>
    <w:p w14:paraId="35377E2C" w14:textId="77777777" w:rsidR="00E56DC7" w:rsidRDefault="00E56DC7" w:rsidP="00266D15"/>
    <w:p w14:paraId="2CF0241E" w14:textId="77777777" w:rsidR="00E56DC7" w:rsidRDefault="00E56DC7" w:rsidP="00266D15"/>
    <w:p w14:paraId="13A66D57" w14:textId="77777777" w:rsidR="00E56DC7" w:rsidRDefault="00E56DC7" w:rsidP="00266D15"/>
    <w:p w14:paraId="72BD5F4B" w14:textId="77777777" w:rsidR="00E56DC7" w:rsidRDefault="00E56DC7" w:rsidP="00266D15"/>
    <w:p w14:paraId="65FDC564" w14:textId="77777777" w:rsidR="00E56DC7" w:rsidRDefault="00E56DC7" w:rsidP="00266D15"/>
    <w:p w14:paraId="538A84FD" w14:textId="77777777" w:rsidR="00E56DC7" w:rsidRDefault="00E56DC7" w:rsidP="00266D15"/>
    <w:p w14:paraId="041CBAD3" w14:textId="77777777" w:rsidR="00E56DC7" w:rsidRDefault="00E56DC7" w:rsidP="00266D15"/>
    <w:p w14:paraId="5D37ED1E" w14:textId="77777777" w:rsidR="00E56DC7" w:rsidRDefault="00E56DC7" w:rsidP="00266D15"/>
    <w:p w14:paraId="45908824" w14:textId="77777777" w:rsidR="00067279" w:rsidRDefault="00067279" w:rsidP="00266D15"/>
    <w:p w14:paraId="54C3AAAA" w14:textId="77777777" w:rsidR="00067279" w:rsidRDefault="00067279" w:rsidP="00266D15"/>
    <w:p w14:paraId="71771093" w14:textId="77777777" w:rsidR="00067279" w:rsidRDefault="00067279" w:rsidP="00266D15"/>
    <w:p w14:paraId="7FC3C8EA" w14:textId="77777777" w:rsidR="00067279" w:rsidRDefault="00067279" w:rsidP="00266D15"/>
    <w:p w14:paraId="14FFC068" w14:textId="77777777" w:rsidR="00067279" w:rsidRDefault="00067279" w:rsidP="00266D15"/>
    <w:p w14:paraId="328511F3" w14:textId="77777777" w:rsidR="00067279" w:rsidRDefault="00067279" w:rsidP="00266D15"/>
    <w:p w14:paraId="360E6BA6" w14:textId="77777777" w:rsidR="00067279" w:rsidRDefault="00067279" w:rsidP="00266D15"/>
    <w:p w14:paraId="62448702" w14:textId="77777777" w:rsidR="00067279" w:rsidRDefault="00067279" w:rsidP="00266D15"/>
    <w:p w14:paraId="79FC5168" w14:textId="77777777" w:rsidR="00067279" w:rsidRPr="00E34B56" w:rsidRDefault="00067279" w:rsidP="00266D15">
      <w:pPr>
        <w:rPr>
          <w:lang w:val="en-GB"/>
        </w:rPr>
      </w:pPr>
    </w:p>
    <w:p w14:paraId="5FCC0262" w14:textId="77777777" w:rsidR="00067279" w:rsidRDefault="00067279" w:rsidP="00266D15"/>
    <w:p w14:paraId="30845054" w14:textId="77777777" w:rsidR="00067279" w:rsidRDefault="009C04D2" w:rsidP="00266D15">
      <w:r>
        <w:rPr>
          <w:noProof/>
          <w:lang w:val="en-GB" w:eastAsia="en-GB"/>
        </w:rPr>
        <mc:AlternateContent>
          <mc:Choice Requires="wps">
            <w:drawing>
              <wp:anchor distT="0" distB="0" distL="114300" distR="114300" simplePos="0" relativeHeight="251658240" behindDoc="0" locked="0" layoutInCell="1" allowOverlap="1" wp14:anchorId="35EA446F" wp14:editId="77503568">
                <wp:simplePos x="0" y="0"/>
                <wp:positionH relativeFrom="page">
                  <wp:posOffset>3240405</wp:posOffset>
                </wp:positionH>
                <wp:positionV relativeFrom="page">
                  <wp:posOffset>2412365</wp:posOffset>
                </wp:positionV>
                <wp:extent cx="3959860" cy="21596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9860" cy="2159635"/>
                        </a:xfrm>
                        <a:prstGeom prst="rect">
                          <a:avLst/>
                        </a:prstGeom>
                        <a:noFill/>
                        <a:ln>
                          <a:noFill/>
                        </a:ln>
                        <a:effectLst/>
                      </wps:spPr>
                      <wps:txbx>
                        <w:txbxContent>
                          <w:p w14:paraId="377F81CA" w14:textId="77777777" w:rsidR="00E17352" w:rsidRPr="00AF39AD" w:rsidRDefault="00E17352" w:rsidP="006D513C">
                            <w:pPr>
                              <w:pStyle w:val="TMKCoverHeadingBlue"/>
                            </w:pPr>
                            <w:r>
                              <w:t>Solution Architecture Document</w:t>
                            </w:r>
                          </w:p>
                          <w:p w14:paraId="52E6FD12" w14:textId="5AE77AC3" w:rsidR="00E17352" w:rsidRDefault="00E17352" w:rsidP="006D513C">
                            <w:pPr>
                              <w:pStyle w:val="TMKCoverHeadingGold"/>
                            </w:pPr>
                            <w:r>
                              <w:t>Singapore CMS Eclipse Integration</w:t>
                            </w:r>
                          </w:p>
                          <w:p w14:paraId="02877C20" w14:textId="49F8A1F3" w:rsidR="00E17352" w:rsidRPr="00AF39AD" w:rsidRDefault="004108D5" w:rsidP="006D513C">
                            <w:pPr>
                              <w:pStyle w:val="TMKCoverHeadingGold"/>
                            </w:pPr>
                            <w:r>
                              <w:t>Version 0.</w:t>
                            </w:r>
                            <w:r w:rsidR="00B22B47">
                              <w:t>6</w:t>
                            </w:r>
                          </w:p>
                        </w:txbxContent>
                      </wps:txbx>
                      <wps:bodyPr rot="0" spcFirstLastPara="0" vertOverflow="overflow" horzOverflow="overflow" vert="horz" wrap="square" lIns="72000" tIns="72000" rIns="72000" bIns="72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A446F" id="_x0000_t202" coordsize="21600,21600" o:spt="202" path="m,l,21600r21600,l21600,xe">
                <v:stroke joinstyle="miter"/>
                <v:path gradientshapeok="t" o:connecttype="rect"/>
              </v:shapetype>
              <v:shape id="Text Box 6" o:spid="_x0000_s1026" type="#_x0000_t202" style="position:absolute;margin-left:255.15pt;margin-top:189.95pt;width:311.8pt;height:170.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" filled="f" stroked="f">
                <v:textbox inset="2mm,2mm,2mm,2mm">
                  <w:txbxContent>
                    <w:p w14:paraId="377F81CA" w14:textId="77777777" w:rsidR="00E17352" w:rsidRPr="00AF39AD" w:rsidRDefault="00E17352" w:rsidP="006D513C">
                      <w:pPr>
                        <w:pStyle w:val="TMKCoverHeadingBlue"/>
                      </w:pPr>
                      <w:r>
                        <w:t>Solution Architecture Document</w:t>
                      </w:r>
                    </w:p>
                    <w:p w14:paraId="52E6FD12" w14:textId="5AE77AC3" w:rsidR="00E17352" w:rsidRDefault="00E17352" w:rsidP="006D513C">
                      <w:pPr>
                        <w:pStyle w:val="TMKCoverHeadingGold"/>
                      </w:pPr>
                      <w:r>
                        <w:t>Singapore CMS Eclipse Integration</w:t>
                      </w:r>
                    </w:p>
                    <w:p w14:paraId="02877C20" w14:textId="49F8A1F3" w:rsidR="00E17352" w:rsidRPr="00AF39AD" w:rsidRDefault="004108D5" w:rsidP="006D513C">
                      <w:pPr>
                        <w:pStyle w:val="TMKCoverHeadingGold"/>
                      </w:pPr>
                      <w:r>
                        <w:t>Version 0.</w:t>
                      </w:r>
                      <w:r w:rsidR="00B22B47">
                        <w:t>6</w:t>
                      </w:r>
                    </w:p>
                  </w:txbxContent>
                </v:textbox>
                <w10:wrap anchorx="page" anchory="page"/>
              </v:shape>
            </w:pict>
          </mc:Fallback>
        </mc:AlternateContent>
      </w:r>
    </w:p>
    <w:p w14:paraId="5F0A817A" w14:textId="77777777" w:rsidR="00067279" w:rsidRDefault="00067279" w:rsidP="00266D15"/>
    <w:p w14:paraId="311612CB" w14:textId="77777777" w:rsidR="00067279" w:rsidRDefault="00067279" w:rsidP="00266D15"/>
    <w:p w14:paraId="36DBB7AF" w14:textId="77777777" w:rsidR="00067279" w:rsidRDefault="00067279" w:rsidP="00266D15"/>
    <w:p w14:paraId="2622886C" w14:textId="77777777" w:rsidR="00067279" w:rsidRDefault="00067279" w:rsidP="00266D15"/>
    <w:p w14:paraId="15D85487" w14:textId="77777777" w:rsidR="004C7855" w:rsidRDefault="004C7855" w:rsidP="00266D15"/>
    <w:p w14:paraId="272F88D9" w14:textId="77777777" w:rsidR="004C7855" w:rsidRDefault="004C7855" w:rsidP="00266D15"/>
    <w:p w14:paraId="65A1C372" w14:textId="77777777" w:rsidR="004C7855" w:rsidRDefault="004C7855" w:rsidP="00266D15"/>
    <w:p w14:paraId="09D3EBB9" w14:textId="77777777" w:rsidR="004C7855" w:rsidRDefault="004C7855" w:rsidP="00266D15"/>
    <w:p w14:paraId="2206BCA0" w14:textId="77777777" w:rsidR="004C7855" w:rsidRDefault="004C7855" w:rsidP="00266D15"/>
    <w:p w14:paraId="777F043D" w14:textId="77777777" w:rsidR="004C7855" w:rsidRDefault="004C7855" w:rsidP="00266D15"/>
    <w:p w14:paraId="5ED28840" w14:textId="77777777" w:rsidR="00067279" w:rsidRDefault="00067279" w:rsidP="00266D15"/>
    <w:p w14:paraId="4DC1F543" w14:textId="77777777" w:rsidR="00067279" w:rsidRDefault="00067279" w:rsidP="00266D15"/>
    <w:p w14:paraId="24EAE867" w14:textId="77777777" w:rsidR="00047E15" w:rsidRDefault="00047E15" w:rsidP="00266D15"/>
    <w:p w14:paraId="62E281D2" w14:textId="77777777" w:rsidR="00047E15" w:rsidRDefault="00047E15" w:rsidP="00266D15"/>
    <w:p w14:paraId="269B3D4B" w14:textId="77777777" w:rsidR="00047E15" w:rsidRDefault="00047E15" w:rsidP="00266D15"/>
    <w:p w14:paraId="2C8B1E38" w14:textId="77777777" w:rsidR="00EC5FB1" w:rsidRDefault="00F338F5" w:rsidP="00266D15">
      <w:pPr>
        <w:pStyle w:val="TMKTagline"/>
      </w:pPr>
      <w:r>
        <w:br/>
      </w:r>
      <w:r w:rsidR="00272BEF">
        <w:t>Empowered Expertise</w:t>
      </w:r>
    </w:p>
    <w:p w14:paraId="7013181E" w14:textId="77777777" w:rsidR="00EC5FB1" w:rsidRDefault="00EC5FB1" w:rsidP="00266D15">
      <w:pPr>
        <w:sectPr w:rsidR="00EC5FB1" w:rsidSect="0063569A">
          <w:headerReference w:type="default" r:id="rId13"/>
          <w:footerReference w:type="even" r:id="rId14"/>
          <w:footerReference w:type="default" r:id="rId15"/>
          <w:headerReference w:type="first" r:id="rId16"/>
          <w:footerReference w:type="first" r:id="rId17"/>
          <w:pgSz w:w="11900" w:h="16840"/>
          <w:pgMar w:top="2438" w:right="1418" w:bottom="284" w:left="1134" w:header="794" w:footer="284" w:gutter="0"/>
          <w:cols w:space="708"/>
          <w:titlePg/>
        </w:sectPr>
      </w:pPr>
    </w:p>
    <w:p w14:paraId="27912592" w14:textId="77777777" w:rsidR="0063569A" w:rsidRPr="00C066BE" w:rsidRDefault="0063569A" w:rsidP="00266D15">
      <w:pPr>
        <w:rPr>
          <w:b/>
        </w:rPr>
      </w:pPr>
      <w:r w:rsidRPr="00C066BE">
        <w:rPr>
          <w:b/>
        </w:rPr>
        <w:lastRenderedPageBreak/>
        <w:t>Document Control</w:t>
      </w:r>
    </w:p>
    <w:p w14:paraId="065B1075" w14:textId="77777777" w:rsidR="0063569A" w:rsidRPr="00C066BE" w:rsidRDefault="0063569A" w:rsidP="00266D15"/>
    <w:tbl>
      <w:tblPr>
        <w:tblW w:w="0" w:type="auto"/>
        <w:tblLayout w:type="fixed"/>
        <w:tblCellMar>
          <w:left w:w="56" w:type="dxa"/>
          <w:right w:w="56" w:type="dxa"/>
        </w:tblCellMar>
        <w:tblLook w:val="0000" w:firstRow="0" w:lastRow="0" w:firstColumn="0" w:lastColumn="0" w:noHBand="0" w:noVBand="0"/>
      </w:tblPr>
      <w:tblGrid>
        <w:gridCol w:w="2409"/>
        <w:gridCol w:w="7907"/>
      </w:tblGrid>
      <w:tr w:rsidR="0063569A" w:rsidRPr="009C04D2" w14:paraId="2F9534DC" w14:textId="77777777" w:rsidTr="0063569A">
        <w:tc>
          <w:tcPr>
            <w:tcW w:w="2409" w:type="dxa"/>
          </w:tcPr>
          <w:p w14:paraId="6E9317BE" w14:textId="77777777" w:rsidR="0063569A" w:rsidRPr="009C04D2" w:rsidRDefault="0063569A" w:rsidP="00266D15">
            <w:pPr>
              <w:spacing w:line="260" w:lineRule="atLeast"/>
              <w:rPr>
                <w:rFonts w:cs="Arial"/>
                <w:szCs w:val="20"/>
              </w:rPr>
            </w:pPr>
            <w:r w:rsidRPr="009C04D2">
              <w:rPr>
                <w:rFonts w:cs="Arial"/>
                <w:szCs w:val="20"/>
              </w:rPr>
              <w:t>Document Title:</w:t>
            </w:r>
          </w:p>
        </w:tc>
        <w:tc>
          <w:tcPr>
            <w:tcW w:w="7907" w:type="dxa"/>
          </w:tcPr>
          <w:p w14:paraId="1C02B98E" w14:textId="109A7526" w:rsidR="0063569A" w:rsidRPr="009C04D2" w:rsidRDefault="007F1FF5" w:rsidP="00266D15">
            <w:pPr>
              <w:spacing w:line="260" w:lineRule="atLeast"/>
              <w:rPr>
                <w:rFonts w:cs="Arial"/>
                <w:szCs w:val="20"/>
              </w:rPr>
            </w:pPr>
            <w:r w:rsidRPr="009C04D2">
              <w:t>Solution Architecture Document</w:t>
            </w:r>
            <w:r w:rsidRPr="009C04D2">
              <w:rPr>
                <w:rFonts w:cs="Arial"/>
                <w:szCs w:val="20"/>
              </w:rPr>
              <w:t xml:space="preserve"> </w:t>
            </w:r>
            <w:r w:rsidR="00896471">
              <w:rPr>
                <w:rFonts w:cs="Arial"/>
                <w:szCs w:val="20"/>
              </w:rPr>
              <w:t>–</w:t>
            </w:r>
            <w:r w:rsidR="0063569A" w:rsidRPr="009C04D2">
              <w:rPr>
                <w:rFonts w:cs="Arial"/>
                <w:szCs w:val="20"/>
              </w:rPr>
              <w:t xml:space="preserve"> </w:t>
            </w:r>
            <w:r w:rsidR="00896471">
              <w:rPr>
                <w:rFonts w:cs="Arial"/>
                <w:szCs w:val="20"/>
              </w:rPr>
              <w:t>Singapore CMS Eclipse -</w:t>
            </w:r>
            <w:r w:rsidR="00F2019E">
              <w:rPr>
                <w:rFonts w:cs="Arial"/>
                <w:szCs w:val="20"/>
              </w:rPr>
              <w:t xml:space="preserve"> Integration</w:t>
            </w:r>
          </w:p>
        </w:tc>
      </w:tr>
      <w:tr w:rsidR="0063569A" w:rsidRPr="009C04D2" w14:paraId="01E7B8E5" w14:textId="77777777" w:rsidTr="0063569A">
        <w:tc>
          <w:tcPr>
            <w:tcW w:w="2409" w:type="dxa"/>
          </w:tcPr>
          <w:p w14:paraId="0A199F36" w14:textId="77777777" w:rsidR="0063569A" w:rsidRPr="009C04D2" w:rsidRDefault="0063569A" w:rsidP="00266D15">
            <w:pPr>
              <w:spacing w:line="260" w:lineRule="atLeast"/>
              <w:rPr>
                <w:rFonts w:cs="Arial"/>
                <w:szCs w:val="20"/>
              </w:rPr>
            </w:pPr>
            <w:r w:rsidRPr="009C04D2">
              <w:rPr>
                <w:rFonts w:cs="Arial"/>
                <w:szCs w:val="20"/>
              </w:rPr>
              <w:t>Document Owner:</w:t>
            </w:r>
          </w:p>
        </w:tc>
        <w:tc>
          <w:tcPr>
            <w:tcW w:w="7907" w:type="dxa"/>
          </w:tcPr>
          <w:p w14:paraId="13FD9271" w14:textId="108CE89B" w:rsidR="0063569A" w:rsidRPr="009C04D2" w:rsidRDefault="00896471" w:rsidP="00266D15">
            <w:pPr>
              <w:spacing w:line="260" w:lineRule="atLeast"/>
              <w:rPr>
                <w:rFonts w:cs="Arial"/>
                <w:szCs w:val="20"/>
              </w:rPr>
            </w:pPr>
            <w:r>
              <w:rPr>
                <w:rFonts w:cs="Arial"/>
                <w:szCs w:val="20"/>
              </w:rPr>
              <w:t>Sacintha Raj</w:t>
            </w:r>
            <w:r w:rsidR="0063569A" w:rsidRPr="009C04D2">
              <w:rPr>
                <w:rFonts w:cs="Arial"/>
                <w:szCs w:val="20"/>
              </w:rPr>
              <w:t xml:space="preserve"> </w:t>
            </w:r>
            <w:r w:rsidR="00AF192E">
              <w:rPr>
                <w:rFonts w:cs="Arial"/>
                <w:szCs w:val="20"/>
              </w:rPr>
              <w:t>–</w:t>
            </w:r>
            <w:r w:rsidR="0063569A" w:rsidRPr="009C04D2">
              <w:rPr>
                <w:rFonts w:cs="Arial"/>
                <w:szCs w:val="20"/>
              </w:rPr>
              <w:t xml:space="preserve"> </w:t>
            </w:r>
            <w:r w:rsidR="00AF192E">
              <w:rPr>
                <w:rFonts w:cs="Arial"/>
                <w:szCs w:val="20"/>
              </w:rPr>
              <w:t>Solution Architect</w:t>
            </w:r>
          </w:p>
        </w:tc>
      </w:tr>
    </w:tbl>
    <w:p w14:paraId="31ACD361" w14:textId="77777777" w:rsidR="0063569A" w:rsidRPr="00C066BE" w:rsidRDefault="0063569A" w:rsidP="00266D15">
      <w:pPr>
        <w:spacing w:line="260" w:lineRule="atLeast"/>
        <w:rPr>
          <w:rFonts w:cs="Arial"/>
          <w:b/>
          <w:szCs w:val="20"/>
        </w:rPr>
      </w:pPr>
    </w:p>
    <w:p w14:paraId="4E35EDD5" w14:textId="77777777" w:rsidR="0063569A" w:rsidRPr="00C066BE" w:rsidRDefault="0063569A" w:rsidP="00266D15">
      <w:pPr>
        <w:spacing w:line="260" w:lineRule="atLeast"/>
        <w:rPr>
          <w:rFonts w:cs="Arial"/>
          <w:b/>
          <w:szCs w:val="20"/>
        </w:rPr>
      </w:pPr>
      <w:r w:rsidRPr="00C066BE">
        <w:rPr>
          <w:rFonts w:cs="Arial"/>
          <w:b/>
          <w:szCs w:val="20"/>
        </w:rPr>
        <w:t>Revision History</w:t>
      </w: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242"/>
        <w:gridCol w:w="1560"/>
        <w:gridCol w:w="1559"/>
        <w:gridCol w:w="6007"/>
      </w:tblGrid>
      <w:tr w:rsidR="0063569A" w:rsidRPr="009C04D2" w14:paraId="36ABB813" w14:textId="77777777" w:rsidTr="007D36E9">
        <w:trPr>
          <w:tblHeader/>
        </w:trPr>
        <w:tc>
          <w:tcPr>
            <w:tcW w:w="1242" w:type="dxa"/>
            <w:shd w:val="clear" w:color="auto" w:fill="00B0F0"/>
          </w:tcPr>
          <w:p w14:paraId="05F1DAB3" w14:textId="77777777" w:rsidR="0063569A" w:rsidRPr="009C04D2" w:rsidRDefault="0063569A" w:rsidP="00266D15">
            <w:pPr>
              <w:spacing w:line="260" w:lineRule="atLeast"/>
              <w:rPr>
                <w:rFonts w:cs="Arial"/>
                <w:bCs/>
                <w:color w:val="FFFFFF"/>
                <w:sz w:val="24"/>
              </w:rPr>
            </w:pPr>
            <w:r w:rsidRPr="009C04D2">
              <w:rPr>
                <w:rFonts w:cs="Arial"/>
                <w:bCs/>
                <w:color w:val="FFFFFF"/>
                <w:sz w:val="24"/>
              </w:rPr>
              <w:t>Version</w:t>
            </w:r>
          </w:p>
        </w:tc>
        <w:tc>
          <w:tcPr>
            <w:tcW w:w="1560" w:type="dxa"/>
            <w:shd w:val="clear" w:color="auto" w:fill="00B0F0"/>
          </w:tcPr>
          <w:p w14:paraId="2A5FC218" w14:textId="77777777" w:rsidR="0063569A" w:rsidRPr="009C04D2" w:rsidRDefault="0063569A" w:rsidP="00266D15">
            <w:pPr>
              <w:spacing w:line="260" w:lineRule="atLeast"/>
              <w:rPr>
                <w:rFonts w:cs="Arial"/>
                <w:bCs/>
                <w:color w:val="FFFFFF"/>
                <w:sz w:val="24"/>
              </w:rPr>
            </w:pPr>
            <w:r w:rsidRPr="009C04D2">
              <w:rPr>
                <w:rFonts w:cs="Arial"/>
                <w:bCs/>
                <w:color w:val="FFFFFF"/>
                <w:sz w:val="24"/>
              </w:rPr>
              <w:t>Date</w:t>
            </w:r>
          </w:p>
        </w:tc>
        <w:tc>
          <w:tcPr>
            <w:tcW w:w="1559" w:type="dxa"/>
            <w:shd w:val="clear" w:color="auto" w:fill="00B0F0"/>
          </w:tcPr>
          <w:p w14:paraId="36A5EDFB" w14:textId="77777777" w:rsidR="0063569A" w:rsidRPr="009C04D2" w:rsidRDefault="0063569A" w:rsidP="00266D15">
            <w:pPr>
              <w:spacing w:line="260" w:lineRule="atLeast"/>
              <w:rPr>
                <w:rFonts w:cs="Arial"/>
                <w:bCs/>
                <w:color w:val="FFFFFF"/>
                <w:sz w:val="24"/>
              </w:rPr>
            </w:pPr>
            <w:r w:rsidRPr="009C04D2">
              <w:rPr>
                <w:rFonts w:cs="Arial"/>
                <w:bCs/>
                <w:color w:val="FFFFFF"/>
                <w:sz w:val="24"/>
              </w:rPr>
              <w:t>Status</w:t>
            </w:r>
          </w:p>
        </w:tc>
        <w:tc>
          <w:tcPr>
            <w:tcW w:w="6007" w:type="dxa"/>
            <w:shd w:val="clear" w:color="auto" w:fill="00B0F0"/>
          </w:tcPr>
          <w:p w14:paraId="16A7992B" w14:textId="77777777" w:rsidR="0063569A" w:rsidRPr="009C04D2" w:rsidRDefault="0063569A" w:rsidP="00266D15">
            <w:pPr>
              <w:spacing w:line="260" w:lineRule="atLeast"/>
              <w:rPr>
                <w:rFonts w:cs="Arial"/>
                <w:bCs/>
                <w:color w:val="FFFFFF"/>
                <w:sz w:val="24"/>
              </w:rPr>
            </w:pPr>
            <w:r w:rsidRPr="009C04D2">
              <w:rPr>
                <w:rFonts w:cs="Arial"/>
                <w:bCs/>
                <w:color w:val="FFFFFF"/>
                <w:sz w:val="24"/>
              </w:rPr>
              <w:t>Description</w:t>
            </w:r>
          </w:p>
        </w:tc>
      </w:tr>
      <w:tr w:rsidR="0063569A" w:rsidRPr="009C04D2" w14:paraId="26C35F75" w14:textId="77777777" w:rsidTr="007D36E9">
        <w:tc>
          <w:tcPr>
            <w:tcW w:w="1242" w:type="dxa"/>
            <w:shd w:val="clear" w:color="auto" w:fill="auto"/>
          </w:tcPr>
          <w:p w14:paraId="74C1863E" w14:textId="39116FD9" w:rsidR="0063569A" w:rsidRPr="009C04D2" w:rsidRDefault="00A6033C" w:rsidP="00266D15">
            <w:pPr>
              <w:spacing w:line="260" w:lineRule="atLeast"/>
              <w:rPr>
                <w:rFonts w:cs="Arial"/>
                <w:sz w:val="20"/>
                <w:szCs w:val="20"/>
              </w:rPr>
            </w:pPr>
            <w:r>
              <w:rPr>
                <w:rFonts w:cs="Arial"/>
                <w:sz w:val="20"/>
                <w:szCs w:val="20"/>
              </w:rPr>
              <w:t>0.1</w:t>
            </w:r>
          </w:p>
        </w:tc>
        <w:tc>
          <w:tcPr>
            <w:tcW w:w="1560" w:type="dxa"/>
            <w:shd w:val="clear" w:color="auto" w:fill="auto"/>
          </w:tcPr>
          <w:p w14:paraId="3F47F475" w14:textId="6CB75603" w:rsidR="0063569A" w:rsidRPr="009C04D2" w:rsidRDefault="0051287C" w:rsidP="00266D15">
            <w:pPr>
              <w:spacing w:line="260" w:lineRule="atLeast"/>
              <w:rPr>
                <w:rFonts w:cs="Arial"/>
                <w:sz w:val="20"/>
                <w:szCs w:val="20"/>
              </w:rPr>
            </w:pPr>
            <w:r>
              <w:rPr>
                <w:rFonts w:cs="Arial"/>
                <w:sz w:val="20"/>
                <w:szCs w:val="20"/>
              </w:rPr>
              <w:t>20</w:t>
            </w:r>
            <w:r w:rsidR="0063569A" w:rsidRPr="009C04D2">
              <w:rPr>
                <w:rFonts w:cs="Arial"/>
                <w:sz w:val="20"/>
                <w:szCs w:val="20"/>
              </w:rPr>
              <w:t>/</w:t>
            </w:r>
            <w:r w:rsidR="00A6033C">
              <w:rPr>
                <w:rFonts w:cs="Arial"/>
                <w:sz w:val="20"/>
                <w:szCs w:val="20"/>
              </w:rPr>
              <w:t>0</w:t>
            </w:r>
            <w:r>
              <w:rPr>
                <w:rFonts w:cs="Arial"/>
                <w:sz w:val="20"/>
                <w:szCs w:val="20"/>
              </w:rPr>
              <w:t>9</w:t>
            </w:r>
            <w:r w:rsidR="0063569A" w:rsidRPr="009C04D2">
              <w:rPr>
                <w:rFonts w:cs="Arial"/>
                <w:sz w:val="20"/>
                <w:szCs w:val="20"/>
              </w:rPr>
              <w:t>/</w:t>
            </w:r>
            <w:r w:rsidR="00A6033C">
              <w:rPr>
                <w:rFonts w:cs="Arial"/>
                <w:sz w:val="20"/>
                <w:szCs w:val="20"/>
              </w:rPr>
              <w:t>2022</w:t>
            </w:r>
          </w:p>
        </w:tc>
        <w:tc>
          <w:tcPr>
            <w:tcW w:w="1559" w:type="dxa"/>
            <w:shd w:val="clear" w:color="auto" w:fill="auto"/>
          </w:tcPr>
          <w:p w14:paraId="4679F0C3" w14:textId="27832CED" w:rsidR="0063569A" w:rsidRPr="009C04D2" w:rsidRDefault="00A6033C" w:rsidP="00266D15">
            <w:pPr>
              <w:spacing w:line="260" w:lineRule="atLeast"/>
              <w:rPr>
                <w:rFonts w:cs="Arial"/>
                <w:sz w:val="20"/>
                <w:szCs w:val="20"/>
              </w:rPr>
            </w:pPr>
            <w:r>
              <w:rPr>
                <w:rFonts w:cs="Arial"/>
                <w:sz w:val="20"/>
                <w:szCs w:val="20"/>
              </w:rPr>
              <w:t>Draft</w:t>
            </w:r>
          </w:p>
        </w:tc>
        <w:tc>
          <w:tcPr>
            <w:tcW w:w="6007" w:type="dxa"/>
            <w:shd w:val="clear" w:color="auto" w:fill="auto"/>
          </w:tcPr>
          <w:p w14:paraId="4F1654E3" w14:textId="407A78DC" w:rsidR="0063569A" w:rsidRPr="009C04D2" w:rsidRDefault="00A6033C" w:rsidP="00266D15">
            <w:pPr>
              <w:spacing w:line="260" w:lineRule="atLeast"/>
              <w:rPr>
                <w:rFonts w:cs="Arial"/>
                <w:sz w:val="20"/>
                <w:szCs w:val="20"/>
              </w:rPr>
            </w:pPr>
            <w:r>
              <w:rPr>
                <w:rFonts w:cs="Arial"/>
                <w:sz w:val="20"/>
                <w:szCs w:val="20"/>
              </w:rPr>
              <w:t>Initial draft</w:t>
            </w:r>
          </w:p>
        </w:tc>
      </w:tr>
      <w:tr w:rsidR="00E90510" w:rsidRPr="009C04D2" w14:paraId="2243902A" w14:textId="77777777" w:rsidTr="007D36E9">
        <w:tc>
          <w:tcPr>
            <w:tcW w:w="1242" w:type="dxa"/>
            <w:shd w:val="clear" w:color="auto" w:fill="auto"/>
          </w:tcPr>
          <w:p w14:paraId="1B2FF9FF" w14:textId="1572C475" w:rsidR="00E90510" w:rsidRDefault="00E6350D" w:rsidP="00266D15">
            <w:pPr>
              <w:spacing w:line="260" w:lineRule="atLeast"/>
              <w:rPr>
                <w:rFonts w:cs="Arial"/>
                <w:sz w:val="20"/>
                <w:szCs w:val="20"/>
              </w:rPr>
            </w:pPr>
            <w:r>
              <w:rPr>
                <w:rFonts w:cs="Arial"/>
                <w:sz w:val="20"/>
                <w:szCs w:val="20"/>
              </w:rPr>
              <w:t>0.2</w:t>
            </w:r>
          </w:p>
        </w:tc>
        <w:tc>
          <w:tcPr>
            <w:tcW w:w="1560" w:type="dxa"/>
            <w:shd w:val="clear" w:color="auto" w:fill="auto"/>
          </w:tcPr>
          <w:p w14:paraId="1A965992" w14:textId="7034998F" w:rsidR="00E90510" w:rsidRDefault="00E6350D" w:rsidP="00266D15">
            <w:pPr>
              <w:spacing w:line="260" w:lineRule="atLeast"/>
              <w:rPr>
                <w:rFonts w:cs="Arial"/>
                <w:sz w:val="20"/>
                <w:szCs w:val="20"/>
              </w:rPr>
            </w:pPr>
            <w:r>
              <w:rPr>
                <w:rFonts w:cs="Arial"/>
                <w:sz w:val="20"/>
                <w:szCs w:val="20"/>
              </w:rPr>
              <w:t>08/10/2022</w:t>
            </w:r>
          </w:p>
        </w:tc>
        <w:tc>
          <w:tcPr>
            <w:tcW w:w="1559" w:type="dxa"/>
            <w:shd w:val="clear" w:color="auto" w:fill="auto"/>
          </w:tcPr>
          <w:p w14:paraId="14F6F6C8" w14:textId="515B24C7" w:rsidR="00E90510" w:rsidRDefault="00E6350D" w:rsidP="00266D15">
            <w:pPr>
              <w:spacing w:line="260" w:lineRule="atLeast"/>
              <w:rPr>
                <w:rFonts w:cs="Arial"/>
                <w:sz w:val="20"/>
                <w:szCs w:val="20"/>
              </w:rPr>
            </w:pPr>
            <w:r>
              <w:rPr>
                <w:rFonts w:cs="Arial"/>
                <w:sz w:val="20"/>
                <w:szCs w:val="20"/>
              </w:rPr>
              <w:t xml:space="preserve">Review comments </w:t>
            </w:r>
          </w:p>
        </w:tc>
        <w:tc>
          <w:tcPr>
            <w:tcW w:w="6007" w:type="dxa"/>
            <w:shd w:val="clear" w:color="auto" w:fill="auto"/>
          </w:tcPr>
          <w:p w14:paraId="616607BC" w14:textId="2C77E585" w:rsidR="00E90510" w:rsidRDefault="00E6350D" w:rsidP="00266D15">
            <w:pPr>
              <w:spacing w:line="260" w:lineRule="atLeast"/>
              <w:rPr>
                <w:rFonts w:cs="Arial"/>
                <w:sz w:val="20"/>
                <w:szCs w:val="20"/>
              </w:rPr>
            </w:pPr>
            <w:r>
              <w:rPr>
                <w:rFonts w:cs="Arial"/>
                <w:sz w:val="20"/>
                <w:szCs w:val="20"/>
              </w:rPr>
              <w:t xml:space="preserve">Review comments provided by Nudi and </w:t>
            </w:r>
            <w:r w:rsidR="00F262C8">
              <w:rPr>
                <w:rFonts w:cs="Arial"/>
                <w:sz w:val="20"/>
                <w:szCs w:val="20"/>
              </w:rPr>
              <w:t>Chandana</w:t>
            </w:r>
            <w:r>
              <w:rPr>
                <w:rFonts w:cs="Arial"/>
                <w:sz w:val="20"/>
                <w:szCs w:val="20"/>
              </w:rPr>
              <w:t xml:space="preserve"> </w:t>
            </w:r>
          </w:p>
        </w:tc>
      </w:tr>
      <w:tr w:rsidR="00E6350D" w:rsidRPr="009C04D2" w14:paraId="3A0B7150" w14:textId="77777777" w:rsidTr="007D36E9">
        <w:tc>
          <w:tcPr>
            <w:tcW w:w="1242" w:type="dxa"/>
            <w:shd w:val="clear" w:color="auto" w:fill="auto"/>
          </w:tcPr>
          <w:p w14:paraId="742C8EC2" w14:textId="740B575E" w:rsidR="00E6350D" w:rsidRDefault="00E6350D" w:rsidP="00266D15">
            <w:pPr>
              <w:spacing w:line="260" w:lineRule="atLeast"/>
              <w:rPr>
                <w:rFonts w:cs="Arial"/>
                <w:sz w:val="20"/>
                <w:szCs w:val="20"/>
              </w:rPr>
            </w:pPr>
            <w:r>
              <w:rPr>
                <w:rFonts w:cs="Arial"/>
                <w:sz w:val="20"/>
                <w:szCs w:val="20"/>
              </w:rPr>
              <w:t>0.3</w:t>
            </w:r>
          </w:p>
        </w:tc>
        <w:tc>
          <w:tcPr>
            <w:tcW w:w="1560" w:type="dxa"/>
            <w:shd w:val="clear" w:color="auto" w:fill="auto"/>
          </w:tcPr>
          <w:p w14:paraId="6C6D9725" w14:textId="658D4957" w:rsidR="00E6350D" w:rsidRDefault="00E6350D" w:rsidP="00266D15">
            <w:pPr>
              <w:spacing w:line="260" w:lineRule="atLeast"/>
              <w:rPr>
                <w:rFonts w:cs="Arial"/>
                <w:sz w:val="20"/>
                <w:szCs w:val="20"/>
              </w:rPr>
            </w:pPr>
            <w:r>
              <w:rPr>
                <w:rFonts w:cs="Arial"/>
                <w:sz w:val="20"/>
                <w:szCs w:val="20"/>
              </w:rPr>
              <w:t>19/10/2022</w:t>
            </w:r>
          </w:p>
        </w:tc>
        <w:tc>
          <w:tcPr>
            <w:tcW w:w="1559" w:type="dxa"/>
            <w:shd w:val="clear" w:color="auto" w:fill="auto"/>
          </w:tcPr>
          <w:p w14:paraId="434C4B38" w14:textId="1E148493" w:rsidR="00E6350D" w:rsidRDefault="00E6350D" w:rsidP="00266D15">
            <w:pPr>
              <w:spacing w:line="260" w:lineRule="atLeast"/>
              <w:rPr>
                <w:rFonts w:cs="Arial"/>
                <w:sz w:val="20"/>
                <w:szCs w:val="20"/>
              </w:rPr>
            </w:pPr>
            <w:r>
              <w:rPr>
                <w:rFonts w:cs="Arial"/>
                <w:sz w:val="20"/>
                <w:szCs w:val="20"/>
              </w:rPr>
              <w:t>Recovery mechanism updated</w:t>
            </w:r>
          </w:p>
        </w:tc>
        <w:tc>
          <w:tcPr>
            <w:tcW w:w="6007" w:type="dxa"/>
            <w:shd w:val="clear" w:color="auto" w:fill="auto"/>
          </w:tcPr>
          <w:p w14:paraId="60EE8905" w14:textId="3189135F" w:rsidR="00E6350D" w:rsidRDefault="00E6350D" w:rsidP="00266D15">
            <w:pPr>
              <w:spacing w:line="260" w:lineRule="atLeast"/>
              <w:rPr>
                <w:rFonts w:cs="Arial"/>
                <w:sz w:val="20"/>
                <w:szCs w:val="20"/>
              </w:rPr>
            </w:pPr>
            <w:r>
              <w:rPr>
                <w:rFonts w:cs="Arial"/>
                <w:sz w:val="20"/>
                <w:szCs w:val="20"/>
              </w:rPr>
              <w:t xml:space="preserve">Recovery mechanism discussed with EY and </w:t>
            </w:r>
            <w:r w:rsidR="008974AD">
              <w:rPr>
                <w:rFonts w:cs="Arial"/>
                <w:sz w:val="20"/>
                <w:szCs w:val="20"/>
              </w:rPr>
              <w:t>finalized</w:t>
            </w:r>
          </w:p>
        </w:tc>
      </w:tr>
      <w:tr w:rsidR="00010966" w:rsidRPr="009C04D2" w14:paraId="619FA800" w14:textId="77777777" w:rsidTr="007D36E9">
        <w:tc>
          <w:tcPr>
            <w:tcW w:w="1242" w:type="dxa"/>
            <w:shd w:val="clear" w:color="auto" w:fill="auto"/>
          </w:tcPr>
          <w:p w14:paraId="3310B028" w14:textId="56CAEA09" w:rsidR="00010966" w:rsidRDefault="00DA25BF" w:rsidP="00266D15">
            <w:pPr>
              <w:spacing w:line="260" w:lineRule="atLeast"/>
              <w:rPr>
                <w:rFonts w:cs="Arial"/>
                <w:sz w:val="20"/>
                <w:szCs w:val="20"/>
              </w:rPr>
            </w:pPr>
            <w:r>
              <w:rPr>
                <w:rFonts w:cs="Arial"/>
                <w:sz w:val="20"/>
                <w:szCs w:val="20"/>
              </w:rPr>
              <w:t>0.4</w:t>
            </w:r>
          </w:p>
        </w:tc>
        <w:tc>
          <w:tcPr>
            <w:tcW w:w="1560" w:type="dxa"/>
            <w:shd w:val="clear" w:color="auto" w:fill="auto"/>
          </w:tcPr>
          <w:p w14:paraId="2242B497" w14:textId="24E82C88" w:rsidR="00010966" w:rsidRDefault="00DA25BF" w:rsidP="00266D15">
            <w:pPr>
              <w:spacing w:line="260" w:lineRule="atLeast"/>
              <w:rPr>
                <w:rFonts w:cs="Arial"/>
                <w:sz w:val="20"/>
                <w:szCs w:val="20"/>
              </w:rPr>
            </w:pPr>
            <w:r>
              <w:rPr>
                <w:rFonts w:cs="Arial"/>
                <w:sz w:val="20"/>
                <w:szCs w:val="20"/>
              </w:rPr>
              <w:t>26/10/2022</w:t>
            </w:r>
          </w:p>
        </w:tc>
        <w:tc>
          <w:tcPr>
            <w:tcW w:w="1559" w:type="dxa"/>
            <w:shd w:val="clear" w:color="auto" w:fill="auto"/>
          </w:tcPr>
          <w:p w14:paraId="7416D853" w14:textId="31283CE3" w:rsidR="00010966" w:rsidRDefault="00DA25BF" w:rsidP="00266D15">
            <w:pPr>
              <w:spacing w:line="260" w:lineRule="atLeast"/>
              <w:rPr>
                <w:rFonts w:cs="Arial"/>
                <w:sz w:val="20"/>
                <w:szCs w:val="20"/>
              </w:rPr>
            </w:pPr>
            <w:r>
              <w:rPr>
                <w:rFonts w:cs="Arial"/>
                <w:sz w:val="20"/>
                <w:szCs w:val="20"/>
              </w:rPr>
              <w:t xml:space="preserve">Review comments </w:t>
            </w:r>
          </w:p>
        </w:tc>
        <w:tc>
          <w:tcPr>
            <w:tcW w:w="6007" w:type="dxa"/>
            <w:shd w:val="clear" w:color="auto" w:fill="auto"/>
          </w:tcPr>
          <w:p w14:paraId="2B75CF55" w14:textId="41D5C10A" w:rsidR="00010966" w:rsidRDefault="00DA25BF" w:rsidP="004108D5">
            <w:pPr>
              <w:spacing w:line="260" w:lineRule="atLeast"/>
              <w:rPr>
                <w:rFonts w:cs="Arial"/>
                <w:sz w:val="20"/>
                <w:szCs w:val="20"/>
              </w:rPr>
            </w:pPr>
            <w:r>
              <w:rPr>
                <w:rFonts w:cs="Arial"/>
                <w:sz w:val="20"/>
                <w:szCs w:val="20"/>
              </w:rPr>
              <w:t>R</w:t>
            </w:r>
            <w:r w:rsidR="004108D5">
              <w:rPr>
                <w:rFonts w:cs="Arial"/>
                <w:sz w:val="20"/>
                <w:szCs w:val="20"/>
              </w:rPr>
              <w:t>eview</w:t>
            </w:r>
            <w:r>
              <w:rPr>
                <w:rFonts w:cs="Arial"/>
                <w:sz w:val="20"/>
                <w:szCs w:val="20"/>
              </w:rPr>
              <w:t xml:space="preserve"> comments provided by Nudi</w:t>
            </w:r>
          </w:p>
        </w:tc>
      </w:tr>
    </w:tbl>
    <w:p w14:paraId="3031E0EC" w14:textId="77777777" w:rsidR="0063569A" w:rsidRDefault="0063569A" w:rsidP="00266D15">
      <w:pPr>
        <w:spacing w:line="260" w:lineRule="atLeast"/>
        <w:rPr>
          <w:rFonts w:cs="Arial"/>
          <w:b/>
          <w:szCs w:val="20"/>
        </w:rPr>
      </w:pPr>
    </w:p>
    <w:p w14:paraId="048E9A46" w14:textId="77777777" w:rsidR="0063569A" w:rsidRPr="00C066BE" w:rsidRDefault="0063569A" w:rsidP="00266D15">
      <w:pPr>
        <w:spacing w:line="260" w:lineRule="atLeast"/>
        <w:rPr>
          <w:rFonts w:cs="Arial"/>
          <w:b/>
          <w:szCs w:val="20"/>
        </w:rPr>
      </w:pPr>
      <w:r>
        <w:rPr>
          <w:rFonts w:cs="Arial"/>
          <w:b/>
          <w:szCs w:val="20"/>
        </w:rPr>
        <w:t>Document Distribution</w:t>
      </w:r>
    </w:p>
    <w:tbl>
      <w:tblPr>
        <w:tblW w:w="10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242"/>
        <w:gridCol w:w="1560"/>
        <w:gridCol w:w="1559"/>
        <w:gridCol w:w="6007"/>
      </w:tblGrid>
      <w:tr w:rsidR="0063569A" w:rsidRPr="009C04D2" w14:paraId="42400E9E" w14:textId="77777777" w:rsidTr="003D3F84">
        <w:trPr>
          <w:tblHeader/>
        </w:trPr>
        <w:tc>
          <w:tcPr>
            <w:tcW w:w="1242" w:type="dxa"/>
            <w:shd w:val="clear" w:color="auto" w:fill="00B0F0"/>
          </w:tcPr>
          <w:p w14:paraId="6DC12F6A" w14:textId="77777777" w:rsidR="0063569A" w:rsidRPr="009C04D2" w:rsidRDefault="0063569A" w:rsidP="00266D15">
            <w:pPr>
              <w:spacing w:line="260" w:lineRule="atLeast"/>
              <w:rPr>
                <w:rFonts w:cs="Arial"/>
                <w:bCs/>
                <w:color w:val="FFFFFF"/>
                <w:sz w:val="24"/>
              </w:rPr>
            </w:pPr>
            <w:r w:rsidRPr="009C04D2">
              <w:rPr>
                <w:rFonts w:cs="Arial"/>
                <w:bCs/>
                <w:color w:val="FFFFFF"/>
                <w:sz w:val="24"/>
              </w:rPr>
              <w:t>Version</w:t>
            </w:r>
          </w:p>
        </w:tc>
        <w:tc>
          <w:tcPr>
            <w:tcW w:w="1560" w:type="dxa"/>
            <w:shd w:val="clear" w:color="auto" w:fill="00B0F0"/>
          </w:tcPr>
          <w:p w14:paraId="2744FA5C" w14:textId="77777777" w:rsidR="0063569A" w:rsidRPr="009C04D2" w:rsidRDefault="0063569A" w:rsidP="00266D15">
            <w:pPr>
              <w:spacing w:line="260" w:lineRule="atLeast"/>
              <w:rPr>
                <w:rFonts w:cs="Arial"/>
                <w:bCs/>
                <w:color w:val="FFFFFF"/>
                <w:sz w:val="24"/>
              </w:rPr>
            </w:pPr>
            <w:r w:rsidRPr="009C04D2">
              <w:rPr>
                <w:rFonts w:cs="Arial"/>
                <w:bCs/>
                <w:color w:val="FFFFFF"/>
                <w:sz w:val="24"/>
              </w:rPr>
              <w:t>Date</w:t>
            </w:r>
          </w:p>
        </w:tc>
        <w:tc>
          <w:tcPr>
            <w:tcW w:w="1559" w:type="dxa"/>
            <w:shd w:val="clear" w:color="auto" w:fill="00B0F0"/>
          </w:tcPr>
          <w:p w14:paraId="1C4550D9" w14:textId="77777777" w:rsidR="0063569A" w:rsidRPr="009C04D2" w:rsidRDefault="0063569A" w:rsidP="00266D15">
            <w:pPr>
              <w:spacing w:line="260" w:lineRule="atLeast"/>
              <w:rPr>
                <w:rFonts w:cs="Arial"/>
                <w:bCs/>
                <w:color w:val="FFFFFF"/>
                <w:sz w:val="24"/>
              </w:rPr>
            </w:pPr>
            <w:r w:rsidRPr="009C04D2">
              <w:rPr>
                <w:rFonts w:cs="Arial"/>
                <w:bCs/>
                <w:color w:val="FFFFFF"/>
                <w:sz w:val="24"/>
              </w:rPr>
              <w:t>Name</w:t>
            </w:r>
          </w:p>
        </w:tc>
        <w:tc>
          <w:tcPr>
            <w:tcW w:w="6007" w:type="dxa"/>
            <w:shd w:val="clear" w:color="auto" w:fill="00B0F0"/>
          </w:tcPr>
          <w:p w14:paraId="2A3B5BDE" w14:textId="77777777" w:rsidR="0063569A" w:rsidRPr="009C04D2" w:rsidRDefault="0063569A" w:rsidP="00266D15">
            <w:pPr>
              <w:spacing w:line="260" w:lineRule="atLeast"/>
              <w:rPr>
                <w:rFonts w:cs="Arial"/>
                <w:bCs/>
                <w:color w:val="FFFFFF"/>
                <w:sz w:val="24"/>
              </w:rPr>
            </w:pPr>
            <w:r w:rsidRPr="009C04D2">
              <w:rPr>
                <w:rFonts w:cs="Arial"/>
                <w:bCs/>
                <w:color w:val="FFFFFF"/>
                <w:sz w:val="24"/>
              </w:rPr>
              <w:t>Role</w:t>
            </w:r>
          </w:p>
        </w:tc>
      </w:tr>
      <w:tr w:rsidR="00010966" w:rsidRPr="009C04D2" w14:paraId="3CBCB65B" w14:textId="77777777" w:rsidTr="003D3F84">
        <w:trPr>
          <w:tblHeader/>
        </w:trPr>
        <w:tc>
          <w:tcPr>
            <w:tcW w:w="1242" w:type="dxa"/>
            <w:shd w:val="clear" w:color="auto" w:fill="auto"/>
          </w:tcPr>
          <w:p w14:paraId="76504968" w14:textId="2186520F" w:rsidR="00010966" w:rsidRPr="009C04D2" w:rsidRDefault="00010966" w:rsidP="00010966">
            <w:pPr>
              <w:spacing w:line="260" w:lineRule="atLeast"/>
              <w:rPr>
                <w:rFonts w:cs="Arial"/>
                <w:bCs/>
                <w:color w:val="FFFFFF"/>
                <w:sz w:val="24"/>
              </w:rPr>
            </w:pPr>
            <w:r>
              <w:rPr>
                <w:rFonts w:cs="Arial"/>
                <w:bCs/>
                <w:color w:val="FFFFFF"/>
                <w:sz w:val="24"/>
              </w:rPr>
              <w:t>01</w:t>
            </w:r>
            <w:r>
              <w:rPr>
                <w:rFonts w:cs="Arial"/>
                <w:sz w:val="20"/>
                <w:szCs w:val="20"/>
              </w:rPr>
              <w:t>0.1</w:t>
            </w:r>
          </w:p>
        </w:tc>
        <w:tc>
          <w:tcPr>
            <w:tcW w:w="1560" w:type="dxa"/>
            <w:shd w:val="clear" w:color="auto" w:fill="auto"/>
          </w:tcPr>
          <w:p w14:paraId="011D0509" w14:textId="65196966" w:rsidR="00010966" w:rsidRPr="009C04D2" w:rsidRDefault="00010966" w:rsidP="00010966">
            <w:pPr>
              <w:spacing w:line="260" w:lineRule="atLeast"/>
              <w:rPr>
                <w:rFonts w:cs="Arial"/>
                <w:bCs/>
                <w:color w:val="FFFFFF"/>
                <w:sz w:val="24"/>
              </w:rPr>
            </w:pPr>
            <w:r>
              <w:rPr>
                <w:rFonts w:cs="Arial"/>
                <w:sz w:val="20"/>
                <w:szCs w:val="20"/>
              </w:rPr>
              <w:t>20</w:t>
            </w:r>
            <w:r w:rsidRPr="009C04D2">
              <w:rPr>
                <w:rFonts w:cs="Arial"/>
                <w:sz w:val="20"/>
                <w:szCs w:val="20"/>
              </w:rPr>
              <w:t>/</w:t>
            </w:r>
            <w:r>
              <w:rPr>
                <w:rFonts w:cs="Arial"/>
                <w:sz w:val="20"/>
                <w:szCs w:val="20"/>
              </w:rPr>
              <w:t>09</w:t>
            </w:r>
            <w:r w:rsidRPr="009C04D2">
              <w:rPr>
                <w:rFonts w:cs="Arial"/>
                <w:sz w:val="20"/>
                <w:szCs w:val="20"/>
              </w:rPr>
              <w:t>/</w:t>
            </w:r>
            <w:r>
              <w:rPr>
                <w:rFonts w:cs="Arial"/>
                <w:sz w:val="20"/>
                <w:szCs w:val="20"/>
              </w:rPr>
              <w:t>2022</w:t>
            </w:r>
          </w:p>
        </w:tc>
        <w:tc>
          <w:tcPr>
            <w:tcW w:w="1559" w:type="dxa"/>
            <w:shd w:val="clear" w:color="auto" w:fill="auto"/>
          </w:tcPr>
          <w:p w14:paraId="5156CD43" w14:textId="2405E76C" w:rsidR="00010966" w:rsidRPr="009C04D2" w:rsidRDefault="00010966" w:rsidP="00010966">
            <w:pPr>
              <w:spacing w:line="260" w:lineRule="atLeast"/>
              <w:rPr>
                <w:rFonts w:cs="Arial"/>
                <w:bCs/>
                <w:color w:val="FFFFFF"/>
                <w:sz w:val="24"/>
              </w:rPr>
            </w:pPr>
            <w:r>
              <w:rPr>
                <w:rFonts w:cs="Arial"/>
                <w:sz w:val="20"/>
                <w:szCs w:val="20"/>
              </w:rPr>
              <w:t>Nudi Sudarshan</w:t>
            </w:r>
            <w:r>
              <w:rPr>
                <w:rFonts w:cs="Arial"/>
                <w:bCs/>
                <w:color w:val="FFFFFF"/>
                <w:sz w:val="24"/>
              </w:rPr>
              <w:t xml:space="preserve"> </w:t>
            </w:r>
            <w:proofErr w:type="spellStart"/>
            <w:r>
              <w:rPr>
                <w:rFonts w:cs="Arial"/>
                <w:bCs/>
                <w:color w:val="FFFFFF"/>
                <w:sz w:val="24"/>
              </w:rPr>
              <w:t>i</w:t>
            </w:r>
            <w:proofErr w:type="spellEnd"/>
          </w:p>
        </w:tc>
        <w:tc>
          <w:tcPr>
            <w:tcW w:w="6007" w:type="dxa"/>
            <w:shd w:val="clear" w:color="auto" w:fill="auto"/>
          </w:tcPr>
          <w:p w14:paraId="0A0D5684" w14:textId="229F80D9" w:rsidR="00010966" w:rsidRPr="009C04D2" w:rsidRDefault="00010966" w:rsidP="00010966">
            <w:pPr>
              <w:spacing w:line="260" w:lineRule="atLeast"/>
              <w:rPr>
                <w:rFonts w:cs="Arial"/>
                <w:bCs/>
                <w:color w:val="FFFFFF"/>
                <w:sz w:val="24"/>
              </w:rPr>
            </w:pPr>
            <w:r w:rsidRPr="00010966">
              <w:rPr>
                <w:rFonts w:cs="Arial"/>
                <w:sz w:val="20"/>
                <w:szCs w:val="20"/>
              </w:rPr>
              <w:t>Development Lead</w:t>
            </w:r>
          </w:p>
        </w:tc>
      </w:tr>
      <w:tr w:rsidR="00010966" w:rsidRPr="009C04D2" w14:paraId="6CA2F697" w14:textId="77777777" w:rsidTr="003D3F84">
        <w:trPr>
          <w:tblHeader/>
        </w:trPr>
        <w:tc>
          <w:tcPr>
            <w:tcW w:w="1242" w:type="dxa"/>
            <w:shd w:val="clear" w:color="auto" w:fill="auto"/>
          </w:tcPr>
          <w:p w14:paraId="5ECD89B1" w14:textId="68C9957B" w:rsidR="00010966" w:rsidRDefault="00010966" w:rsidP="00010966">
            <w:pPr>
              <w:spacing w:line="260" w:lineRule="atLeast"/>
              <w:rPr>
                <w:rFonts w:cs="Arial"/>
                <w:bCs/>
                <w:color w:val="FFFFFF"/>
                <w:sz w:val="24"/>
              </w:rPr>
            </w:pPr>
            <w:r>
              <w:rPr>
                <w:rFonts w:cs="Arial"/>
                <w:bCs/>
                <w:color w:val="FFFFFF"/>
                <w:sz w:val="24"/>
              </w:rPr>
              <w:t>01</w:t>
            </w:r>
            <w:r>
              <w:rPr>
                <w:rFonts w:cs="Arial"/>
                <w:sz w:val="20"/>
                <w:szCs w:val="20"/>
              </w:rPr>
              <w:t>0.1</w:t>
            </w:r>
          </w:p>
        </w:tc>
        <w:tc>
          <w:tcPr>
            <w:tcW w:w="1560" w:type="dxa"/>
            <w:shd w:val="clear" w:color="auto" w:fill="auto"/>
          </w:tcPr>
          <w:p w14:paraId="0E283D45" w14:textId="18788F24" w:rsidR="00010966" w:rsidRDefault="00010966" w:rsidP="00010966">
            <w:pPr>
              <w:spacing w:line="260" w:lineRule="atLeast"/>
              <w:rPr>
                <w:rFonts w:cs="Arial"/>
                <w:sz w:val="20"/>
                <w:szCs w:val="20"/>
              </w:rPr>
            </w:pPr>
            <w:r>
              <w:rPr>
                <w:rFonts w:cs="Arial"/>
                <w:sz w:val="20"/>
                <w:szCs w:val="20"/>
              </w:rPr>
              <w:t>20</w:t>
            </w:r>
            <w:r w:rsidRPr="009C04D2">
              <w:rPr>
                <w:rFonts w:cs="Arial"/>
                <w:sz w:val="20"/>
                <w:szCs w:val="20"/>
              </w:rPr>
              <w:t>/</w:t>
            </w:r>
            <w:r>
              <w:rPr>
                <w:rFonts w:cs="Arial"/>
                <w:sz w:val="20"/>
                <w:szCs w:val="20"/>
              </w:rPr>
              <w:t>09</w:t>
            </w:r>
            <w:r w:rsidRPr="009C04D2">
              <w:rPr>
                <w:rFonts w:cs="Arial"/>
                <w:sz w:val="20"/>
                <w:szCs w:val="20"/>
              </w:rPr>
              <w:t>/</w:t>
            </w:r>
            <w:r>
              <w:rPr>
                <w:rFonts w:cs="Arial"/>
                <w:sz w:val="20"/>
                <w:szCs w:val="20"/>
              </w:rPr>
              <w:t>2022</w:t>
            </w:r>
          </w:p>
        </w:tc>
        <w:tc>
          <w:tcPr>
            <w:tcW w:w="1559" w:type="dxa"/>
            <w:shd w:val="clear" w:color="auto" w:fill="auto"/>
          </w:tcPr>
          <w:p w14:paraId="38C33E1C" w14:textId="0A799DAA" w:rsidR="00010966" w:rsidRDefault="00F262C8" w:rsidP="00010966">
            <w:pPr>
              <w:spacing w:line="260" w:lineRule="atLeast"/>
              <w:rPr>
                <w:rFonts w:cs="Arial"/>
                <w:sz w:val="20"/>
                <w:szCs w:val="20"/>
              </w:rPr>
            </w:pPr>
            <w:r w:rsidRPr="00F262C8">
              <w:rPr>
                <w:rFonts w:cs="Arial"/>
                <w:sz w:val="20"/>
                <w:szCs w:val="20"/>
              </w:rPr>
              <w:t>Chandana </w:t>
            </w:r>
            <w:r>
              <w:rPr>
                <w:rFonts w:cs="Arial"/>
                <w:sz w:val="20"/>
                <w:szCs w:val="20"/>
              </w:rPr>
              <w:t>N</w:t>
            </w:r>
            <w:r w:rsidRPr="00F262C8">
              <w:rPr>
                <w:rFonts w:cs="Arial"/>
                <w:sz w:val="20"/>
                <w:szCs w:val="20"/>
              </w:rPr>
              <w:t>aveen </w:t>
            </w:r>
          </w:p>
        </w:tc>
        <w:tc>
          <w:tcPr>
            <w:tcW w:w="6007" w:type="dxa"/>
            <w:shd w:val="clear" w:color="auto" w:fill="auto"/>
          </w:tcPr>
          <w:p w14:paraId="35327AEF" w14:textId="089A96F7" w:rsidR="00010966" w:rsidRPr="00010966" w:rsidRDefault="00010966" w:rsidP="00010966">
            <w:pPr>
              <w:spacing w:line="260" w:lineRule="atLeast"/>
              <w:rPr>
                <w:rFonts w:cs="Arial"/>
                <w:sz w:val="20"/>
                <w:szCs w:val="20"/>
              </w:rPr>
            </w:pPr>
            <w:r w:rsidRPr="00010966">
              <w:rPr>
                <w:rFonts w:cs="Arial"/>
                <w:sz w:val="20"/>
                <w:szCs w:val="20"/>
              </w:rPr>
              <w:t>Dev</w:t>
            </w:r>
            <w:r w:rsidR="00F262C8">
              <w:rPr>
                <w:rFonts w:cs="Arial"/>
                <w:sz w:val="20"/>
                <w:szCs w:val="20"/>
              </w:rPr>
              <w:t>eloper</w:t>
            </w:r>
          </w:p>
        </w:tc>
      </w:tr>
    </w:tbl>
    <w:p w14:paraId="7198C9D0" w14:textId="77777777" w:rsidR="0063569A" w:rsidRDefault="0063569A" w:rsidP="00266D15">
      <w:pPr>
        <w:spacing w:line="260" w:lineRule="atLeast"/>
        <w:rPr>
          <w:rFonts w:cs="Arial"/>
          <w:b/>
          <w:szCs w:val="20"/>
        </w:rPr>
      </w:pPr>
    </w:p>
    <w:p w14:paraId="0D832F6B" w14:textId="77777777" w:rsidR="0063569A" w:rsidRPr="00C066BE" w:rsidRDefault="0063569A" w:rsidP="00266D15">
      <w:pPr>
        <w:spacing w:line="260" w:lineRule="atLeast"/>
        <w:rPr>
          <w:rFonts w:cs="Arial"/>
          <w:b/>
          <w:szCs w:val="20"/>
        </w:rPr>
      </w:pPr>
      <w:r>
        <w:rPr>
          <w:rFonts w:cs="Arial"/>
          <w:b/>
          <w:szCs w:val="20"/>
        </w:rPr>
        <w:t>Document Approval</w:t>
      </w:r>
    </w:p>
    <w:tbl>
      <w:tblPr>
        <w:tblW w:w="10335" w:type="dxa"/>
        <w:tblBorders>
          <w:insideV w:val="single" w:sz="4" w:space="0" w:color="auto"/>
        </w:tblBorders>
        <w:tblLayout w:type="fixed"/>
        <w:tblLook w:val="0020" w:firstRow="1" w:lastRow="0" w:firstColumn="0" w:lastColumn="0" w:noHBand="0" w:noVBand="0"/>
      </w:tblPr>
      <w:tblGrid>
        <w:gridCol w:w="1238"/>
        <w:gridCol w:w="1555"/>
        <w:gridCol w:w="1554"/>
        <w:gridCol w:w="5988"/>
      </w:tblGrid>
      <w:tr w:rsidR="0063569A" w:rsidRPr="009C04D2" w14:paraId="10482D84" w14:textId="77777777" w:rsidTr="008C7A01">
        <w:trPr>
          <w:trHeight w:val="495"/>
          <w:tblHeader/>
        </w:trPr>
        <w:tc>
          <w:tcPr>
            <w:tcW w:w="1238" w:type="dxa"/>
            <w:tcBorders>
              <w:bottom w:val="single" w:sz="4" w:space="0" w:color="auto"/>
            </w:tcBorders>
            <w:shd w:val="clear" w:color="auto" w:fill="00B0F0"/>
          </w:tcPr>
          <w:p w14:paraId="7CBEE346" w14:textId="77777777" w:rsidR="0063569A" w:rsidRPr="009C04D2" w:rsidRDefault="0063569A" w:rsidP="00266D15">
            <w:pPr>
              <w:spacing w:line="260" w:lineRule="atLeast"/>
              <w:rPr>
                <w:rFonts w:cs="Arial"/>
                <w:bCs/>
                <w:color w:val="FFFFFF"/>
                <w:sz w:val="24"/>
              </w:rPr>
            </w:pPr>
            <w:r w:rsidRPr="009C04D2">
              <w:rPr>
                <w:rFonts w:cs="Arial"/>
                <w:bCs/>
                <w:color w:val="FFFFFF"/>
                <w:sz w:val="24"/>
              </w:rPr>
              <w:t>Version</w:t>
            </w:r>
          </w:p>
        </w:tc>
        <w:tc>
          <w:tcPr>
            <w:tcW w:w="1555" w:type="dxa"/>
            <w:tcBorders>
              <w:bottom w:val="single" w:sz="4" w:space="0" w:color="auto"/>
            </w:tcBorders>
            <w:shd w:val="clear" w:color="auto" w:fill="00B0F0"/>
          </w:tcPr>
          <w:p w14:paraId="4221F89A" w14:textId="77777777" w:rsidR="0063569A" w:rsidRPr="009C04D2" w:rsidRDefault="0063569A" w:rsidP="00266D15">
            <w:pPr>
              <w:spacing w:line="260" w:lineRule="atLeast"/>
              <w:rPr>
                <w:rFonts w:cs="Arial"/>
                <w:bCs/>
                <w:color w:val="FFFFFF"/>
                <w:sz w:val="24"/>
              </w:rPr>
            </w:pPr>
            <w:r w:rsidRPr="009C04D2">
              <w:rPr>
                <w:rFonts w:cs="Arial"/>
                <w:bCs/>
                <w:color w:val="FFFFFF"/>
                <w:sz w:val="24"/>
              </w:rPr>
              <w:t>Date</w:t>
            </w:r>
          </w:p>
        </w:tc>
        <w:tc>
          <w:tcPr>
            <w:tcW w:w="1554" w:type="dxa"/>
            <w:tcBorders>
              <w:bottom w:val="single" w:sz="4" w:space="0" w:color="auto"/>
            </w:tcBorders>
            <w:shd w:val="clear" w:color="auto" w:fill="00B0F0"/>
          </w:tcPr>
          <w:p w14:paraId="2C4B15AC" w14:textId="77777777" w:rsidR="0063569A" w:rsidRPr="009C04D2" w:rsidRDefault="0063569A" w:rsidP="00266D15">
            <w:pPr>
              <w:spacing w:line="260" w:lineRule="atLeast"/>
              <w:rPr>
                <w:rFonts w:cs="Arial"/>
                <w:bCs/>
                <w:color w:val="FFFFFF"/>
                <w:sz w:val="24"/>
              </w:rPr>
            </w:pPr>
            <w:r w:rsidRPr="009C04D2">
              <w:rPr>
                <w:rFonts w:cs="Arial"/>
                <w:bCs/>
                <w:color w:val="FFFFFF"/>
                <w:sz w:val="24"/>
              </w:rPr>
              <w:t>Name</w:t>
            </w:r>
          </w:p>
        </w:tc>
        <w:tc>
          <w:tcPr>
            <w:tcW w:w="5988" w:type="dxa"/>
            <w:tcBorders>
              <w:bottom w:val="single" w:sz="4" w:space="0" w:color="auto"/>
            </w:tcBorders>
            <w:shd w:val="clear" w:color="auto" w:fill="00B0F0"/>
          </w:tcPr>
          <w:p w14:paraId="578B2646" w14:textId="77777777" w:rsidR="0063569A" w:rsidRPr="009C04D2" w:rsidRDefault="0063569A" w:rsidP="00266D15">
            <w:pPr>
              <w:spacing w:line="260" w:lineRule="atLeast"/>
              <w:rPr>
                <w:rFonts w:cs="Arial"/>
                <w:bCs/>
                <w:color w:val="FFFFFF"/>
                <w:sz w:val="24"/>
              </w:rPr>
            </w:pPr>
            <w:r w:rsidRPr="009C04D2">
              <w:rPr>
                <w:rFonts w:cs="Arial"/>
                <w:bCs/>
                <w:color w:val="FFFFFF"/>
                <w:sz w:val="24"/>
              </w:rPr>
              <w:t>Role</w:t>
            </w:r>
          </w:p>
        </w:tc>
      </w:tr>
      <w:tr w:rsidR="0027226E" w:rsidRPr="009C04D2" w14:paraId="637C9E49" w14:textId="77777777" w:rsidTr="008C7A01">
        <w:trPr>
          <w:trHeight w:val="468"/>
          <w:tblHeader/>
        </w:trPr>
        <w:tc>
          <w:tcPr>
            <w:tcW w:w="1238" w:type="dxa"/>
            <w:tcBorders>
              <w:top w:val="single" w:sz="4" w:space="0" w:color="auto"/>
              <w:left w:val="single" w:sz="4" w:space="0" w:color="auto"/>
              <w:bottom w:val="single" w:sz="4" w:space="0" w:color="auto"/>
            </w:tcBorders>
            <w:shd w:val="clear" w:color="auto" w:fill="auto"/>
          </w:tcPr>
          <w:p w14:paraId="0D42D0DC" w14:textId="4C5B52B0" w:rsidR="0027226E" w:rsidRPr="009C04D2" w:rsidRDefault="00010966" w:rsidP="00266D15">
            <w:pPr>
              <w:spacing w:line="260" w:lineRule="atLeast"/>
              <w:rPr>
                <w:rFonts w:cs="Arial"/>
                <w:bCs/>
                <w:color w:val="FFFFFF"/>
                <w:sz w:val="24"/>
              </w:rPr>
            </w:pPr>
            <w:r>
              <w:rPr>
                <w:rFonts w:cs="Arial"/>
                <w:bCs/>
                <w:color w:val="FFFFFF"/>
                <w:sz w:val="24"/>
              </w:rPr>
              <w:t>0.10</w:t>
            </w:r>
          </w:p>
        </w:tc>
        <w:tc>
          <w:tcPr>
            <w:tcW w:w="1555" w:type="dxa"/>
            <w:tcBorders>
              <w:top w:val="single" w:sz="4" w:space="0" w:color="auto"/>
              <w:bottom w:val="single" w:sz="4" w:space="0" w:color="auto"/>
            </w:tcBorders>
            <w:shd w:val="clear" w:color="auto" w:fill="auto"/>
          </w:tcPr>
          <w:p w14:paraId="57533328" w14:textId="77777777" w:rsidR="0027226E" w:rsidRPr="009C04D2" w:rsidRDefault="0027226E" w:rsidP="00266D15">
            <w:pPr>
              <w:spacing w:line="260" w:lineRule="atLeast"/>
              <w:rPr>
                <w:rFonts w:cs="Arial"/>
                <w:bCs/>
                <w:color w:val="FFFFFF"/>
                <w:sz w:val="24"/>
              </w:rPr>
            </w:pPr>
          </w:p>
        </w:tc>
        <w:tc>
          <w:tcPr>
            <w:tcW w:w="1554" w:type="dxa"/>
            <w:tcBorders>
              <w:top w:val="single" w:sz="4" w:space="0" w:color="auto"/>
              <w:bottom w:val="single" w:sz="4" w:space="0" w:color="auto"/>
              <w:right w:val="single" w:sz="4" w:space="0" w:color="auto"/>
            </w:tcBorders>
            <w:shd w:val="clear" w:color="auto" w:fill="auto"/>
          </w:tcPr>
          <w:p w14:paraId="2DDE57F4" w14:textId="77777777" w:rsidR="0027226E" w:rsidRPr="009C04D2" w:rsidRDefault="0027226E" w:rsidP="00266D15">
            <w:pPr>
              <w:spacing w:line="260" w:lineRule="atLeast"/>
              <w:rPr>
                <w:rFonts w:cs="Arial"/>
                <w:bCs/>
                <w:color w:val="FFFFFF"/>
                <w:sz w:val="24"/>
              </w:rPr>
            </w:pPr>
          </w:p>
        </w:tc>
        <w:tc>
          <w:tcPr>
            <w:tcW w:w="5988" w:type="dxa"/>
            <w:tcBorders>
              <w:top w:val="single" w:sz="4" w:space="0" w:color="auto"/>
              <w:left w:val="single" w:sz="4" w:space="0" w:color="auto"/>
              <w:bottom w:val="single" w:sz="4" w:space="0" w:color="auto"/>
              <w:right w:val="single" w:sz="4" w:space="0" w:color="auto"/>
            </w:tcBorders>
            <w:shd w:val="clear" w:color="auto" w:fill="auto"/>
          </w:tcPr>
          <w:p w14:paraId="45E0FDFD" w14:textId="77777777" w:rsidR="0027226E" w:rsidRPr="009C04D2" w:rsidRDefault="0027226E" w:rsidP="00266D15">
            <w:pPr>
              <w:spacing w:line="260" w:lineRule="atLeast"/>
              <w:rPr>
                <w:rFonts w:cs="Arial"/>
                <w:bCs/>
                <w:color w:val="FFFFFF"/>
                <w:sz w:val="24"/>
              </w:rPr>
            </w:pPr>
          </w:p>
        </w:tc>
      </w:tr>
      <w:tr w:rsidR="008C7A01" w:rsidRPr="009C04D2" w14:paraId="1E328609" w14:textId="77777777" w:rsidTr="008C7A01">
        <w:trPr>
          <w:trHeight w:val="468"/>
          <w:tblHeader/>
        </w:trPr>
        <w:tc>
          <w:tcPr>
            <w:tcW w:w="1238" w:type="dxa"/>
            <w:tcBorders>
              <w:top w:val="single" w:sz="4" w:space="0" w:color="auto"/>
              <w:left w:val="single" w:sz="4" w:space="0" w:color="auto"/>
              <w:bottom w:val="single" w:sz="4" w:space="0" w:color="auto"/>
            </w:tcBorders>
            <w:shd w:val="clear" w:color="auto" w:fill="auto"/>
          </w:tcPr>
          <w:p w14:paraId="645C8C46" w14:textId="77777777" w:rsidR="008C7A01" w:rsidRPr="009C04D2" w:rsidRDefault="008C7A01" w:rsidP="00266D15">
            <w:pPr>
              <w:spacing w:line="260" w:lineRule="atLeast"/>
              <w:rPr>
                <w:rFonts w:cs="Arial"/>
                <w:bCs/>
                <w:color w:val="FFFFFF"/>
                <w:sz w:val="24"/>
              </w:rPr>
            </w:pPr>
          </w:p>
        </w:tc>
        <w:tc>
          <w:tcPr>
            <w:tcW w:w="1555" w:type="dxa"/>
            <w:tcBorders>
              <w:top w:val="single" w:sz="4" w:space="0" w:color="auto"/>
              <w:bottom w:val="single" w:sz="4" w:space="0" w:color="auto"/>
            </w:tcBorders>
            <w:shd w:val="clear" w:color="auto" w:fill="auto"/>
          </w:tcPr>
          <w:p w14:paraId="4D7E45C7" w14:textId="77777777" w:rsidR="008C7A01" w:rsidRPr="009C04D2" w:rsidRDefault="008C7A01" w:rsidP="00266D15">
            <w:pPr>
              <w:spacing w:line="260" w:lineRule="atLeast"/>
              <w:rPr>
                <w:rFonts w:cs="Arial"/>
                <w:bCs/>
                <w:color w:val="FFFFFF"/>
                <w:sz w:val="24"/>
              </w:rPr>
            </w:pPr>
          </w:p>
        </w:tc>
        <w:tc>
          <w:tcPr>
            <w:tcW w:w="1554" w:type="dxa"/>
            <w:tcBorders>
              <w:top w:val="single" w:sz="4" w:space="0" w:color="auto"/>
              <w:bottom w:val="single" w:sz="4" w:space="0" w:color="auto"/>
              <w:right w:val="single" w:sz="4" w:space="0" w:color="auto"/>
            </w:tcBorders>
            <w:shd w:val="clear" w:color="auto" w:fill="auto"/>
          </w:tcPr>
          <w:p w14:paraId="0047AFCD" w14:textId="77777777" w:rsidR="008C7A01" w:rsidRPr="009C04D2" w:rsidRDefault="008C7A01" w:rsidP="00266D15">
            <w:pPr>
              <w:spacing w:line="260" w:lineRule="atLeast"/>
              <w:rPr>
                <w:rFonts w:cs="Arial"/>
                <w:bCs/>
                <w:color w:val="FFFFFF"/>
                <w:sz w:val="24"/>
              </w:rPr>
            </w:pPr>
          </w:p>
        </w:tc>
        <w:tc>
          <w:tcPr>
            <w:tcW w:w="5988" w:type="dxa"/>
            <w:tcBorders>
              <w:top w:val="single" w:sz="4" w:space="0" w:color="auto"/>
              <w:left w:val="single" w:sz="4" w:space="0" w:color="auto"/>
              <w:bottom w:val="single" w:sz="4" w:space="0" w:color="auto"/>
              <w:right w:val="single" w:sz="4" w:space="0" w:color="auto"/>
            </w:tcBorders>
            <w:shd w:val="clear" w:color="auto" w:fill="auto"/>
          </w:tcPr>
          <w:p w14:paraId="592FEA0B" w14:textId="77777777" w:rsidR="008C7A01" w:rsidRPr="009C04D2" w:rsidRDefault="008C7A01" w:rsidP="00266D15">
            <w:pPr>
              <w:spacing w:line="260" w:lineRule="atLeast"/>
              <w:rPr>
                <w:rFonts w:cs="Arial"/>
                <w:bCs/>
                <w:color w:val="FFFFFF"/>
                <w:sz w:val="24"/>
              </w:rPr>
            </w:pPr>
          </w:p>
        </w:tc>
      </w:tr>
    </w:tbl>
    <w:p w14:paraId="1B6006E6" w14:textId="77777777" w:rsidR="00635B3D" w:rsidRDefault="00635B3D" w:rsidP="00635B3D">
      <w:pPr>
        <w:spacing w:after="0"/>
        <w:rPr>
          <w:b/>
          <w:color w:val="00A6E9"/>
          <w:sz w:val="28"/>
          <w:szCs w:val="28"/>
        </w:rPr>
      </w:pPr>
    </w:p>
    <w:p w14:paraId="5BA51E97" w14:textId="302D7351" w:rsidR="00635B3D" w:rsidRDefault="00635B3D" w:rsidP="00635B3D">
      <w:pPr>
        <w:spacing w:after="0"/>
        <w:rPr>
          <w:b/>
          <w:sz w:val="26"/>
        </w:rPr>
      </w:pPr>
      <w:r>
        <w:rPr>
          <w:b/>
          <w:sz w:val="26"/>
        </w:rPr>
        <w:t>Reference Documents</w:t>
      </w:r>
    </w:p>
    <w:p w14:paraId="7D2FEC35" w14:textId="303AF304" w:rsidR="00635B3D" w:rsidRDefault="00635B3D" w:rsidP="0027226E">
      <w:pPr>
        <w:spacing w:after="0"/>
        <w:rPr>
          <w:b/>
          <w:sz w:val="26"/>
        </w:rPr>
      </w:pPr>
    </w:p>
    <w:p w14:paraId="6089B5F2" w14:textId="77777777" w:rsidR="0027226E" w:rsidRDefault="0027226E" w:rsidP="00F821AE">
      <w:pPr>
        <w:spacing w:after="0"/>
      </w:pPr>
    </w:p>
    <w:tbl>
      <w:tblPr>
        <w:tblStyle w:val="TableGrid0"/>
        <w:tblW w:w="9348"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 w:type="dxa"/>
          <w:left w:w="106" w:type="dxa"/>
          <w:right w:w="115" w:type="dxa"/>
        </w:tblCellMar>
        <w:tblLook w:val="04A0" w:firstRow="1" w:lastRow="0" w:firstColumn="1" w:lastColumn="0" w:noHBand="0" w:noVBand="1"/>
      </w:tblPr>
      <w:tblGrid>
        <w:gridCol w:w="2548"/>
        <w:gridCol w:w="6800"/>
      </w:tblGrid>
      <w:tr w:rsidR="00635B3D" w14:paraId="37F323DB" w14:textId="77777777" w:rsidTr="003D3F84">
        <w:trPr>
          <w:trHeight w:val="353"/>
        </w:trPr>
        <w:tc>
          <w:tcPr>
            <w:tcW w:w="2548" w:type="dxa"/>
            <w:shd w:val="clear" w:color="auto" w:fill="00B0F0"/>
          </w:tcPr>
          <w:p w14:paraId="3285A9DC" w14:textId="77777777" w:rsidR="00635B3D" w:rsidRPr="00635B3D" w:rsidRDefault="00635B3D" w:rsidP="00635B3D">
            <w:pPr>
              <w:spacing w:line="260" w:lineRule="atLeast"/>
              <w:rPr>
                <w:rFonts w:cs="Arial"/>
                <w:bCs/>
                <w:color w:val="FFFFFF"/>
                <w:sz w:val="24"/>
              </w:rPr>
            </w:pPr>
            <w:r w:rsidRPr="00F821AE">
              <w:rPr>
                <w:rFonts w:cs="Arial"/>
                <w:bCs/>
                <w:color w:val="FFFFFF"/>
                <w:sz w:val="24"/>
              </w:rPr>
              <w:t>Document Name</w:t>
            </w:r>
          </w:p>
        </w:tc>
        <w:tc>
          <w:tcPr>
            <w:tcW w:w="6800" w:type="dxa"/>
            <w:shd w:val="clear" w:color="auto" w:fill="00B0F0"/>
          </w:tcPr>
          <w:p w14:paraId="4CD23975" w14:textId="77777777" w:rsidR="00635B3D" w:rsidRPr="00942AE4" w:rsidRDefault="00635B3D" w:rsidP="0027226E">
            <w:pPr>
              <w:spacing w:line="260" w:lineRule="atLeast"/>
            </w:pPr>
            <w:r w:rsidRPr="00F821AE">
              <w:rPr>
                <w:rFonts w:cs="Arial"/>
                <w:bCs/>
                <w:color w:val="FFFFFF"/>
                <w:sz w:val="24"/>
              </w:rPr>
              <w:t>Document Location / Link</w:t>
            </w:r>
          </w:p>
        </w:tc>
      </w:tr>
      <w:tr w:rsidR="00635B3D" w14:paraId="5C79C22E" w14:textId="77777777" w:rsidTr="003D3F84">
        <w:trPr>
          <w:trHeight w:val="356"/>
        </w:trPr>
        <w:tc>
          <w:tcPr>
            <w:tcW w:w="2548" w:type="dxa"/>
          </w:tcPr>
          <w:p w14:paraId="05B3670C" w14:textId="0B67FA0E" w:rsidR="00635B3D" w:rsidRDefault="00635B3D" w:rsidP="00942AE4">
            <w:pPr>
              <w:spacing w:after="160"/>
            </w:pPr>
            <w:r>
              <w:t>PSR</w:t>
            </w:r>
            <w:r w:rsidR="00F262C8">
              <w:t xml:space="preserve"> Mule HLD</w:t>
            </w:r>
          </w:p>
        </w:tc>
        <w:tc>
          <w:tcPr>
            <w:tcW w:w="6800" w:type="dxa"/>
          </w:tcPr>
          <w:p w14:paraId="4E84ECB5" w14:textId="77777777" w:rsidR="00635B3D" w:rsidRDefault="00635B3D" w:rsidP="00942AE4">
            <w:pPr>
              <w:spacing w:after="160"/>
            </w:pPr>
            <w:r>
              <w:t>[Pending]</w:t>
            </w:r>
          </w:p>
        </w:tc>
      </w:tr>
      <w:tr w:rsidR="00635B3D" w14:paraId="30C929A3" w14:textId="77777777" w:rsidTr="003D3F84">
        <w:trPr>
          <w:trHeight w:val="356"/>
        </w:trPr>
        <w:tc>
          <w:tcPr>
            <w:tcW w:w="2548" w:type="dxa"/>
          </w:tcPr>
          <w:p w14:paraId="461B442A" w14:textId="0F523C96" w:rsidR="00635B3D" w:rsidRDefault="00635B3D" w:rsidP="00942AE4">
            <w:pPr>
              <w:spacing w:after="160"/>
            </w:pPr>
          </w:p>
        </w:tc>
        <w:tc>
          <w:tcPr>
            <w:tcW w:w="6800" w:type="dxa"/>
          </w:tcPr>
          <w:p w14:paraId="1F12D6DA" w14:textId="77777777" w:rsidR="00635B3D" w:rsidRDefault="00635B3D" w:rsidP="00942AE4">
            <w:pPr>
              <w:spacing w:after="160"/>
            </w:pPr>
            <w:r>
              <w:t>[Pending]</w:t>
            </w:r>
          </w:p>
        </w:tc>
      </w:tr>
      <w:tr w:rsidR="008C7A01" w14:paraId="3302B42C" w14:textId="77777777" w:rsidTr="003D3F84">
        <w:trPr>
          <w:trHeight w:val="346"/>
        </w:trPr>
        <w:tc>
          <w:tcPr>
            <w:tcW w:w="2548" w:type="dxa"/>
          </w:tcPr>
          <w:p w14:paraId="427B05FA" w14:textId="6049F0F1" w:rsidR="008C7A01" w:rsidRDefault="00E83385" w:rsidP="00942AE4">
            <w:pPr>
              <w:spacing w:after="160"/>
            </w:pPr>
            <w:del w:id="1" w:author="Sacintha Raj" w:date="2023-01-26T02:25:00Z">
              <w:r w:rsidDel="00022168">
                <w:delText xml:space="preserve">CWA </w:delText>
              </w:r>
            </w:del>
            <w:ins w:id="2" w:author="Sacintha Raj" w:date="2023-01-26T02:25:00Z">
              <w:r w:rsidR="00022168">
                <w:t>CEI</w:t>
              </w:r>
              <w:r w:rsidR="00022168">
                <w:t xml:space="preserve"> </w:t>
              </w:r>
            </w:ins>
            <w:r>
              <w:t>WSDL</w:t>
            </w:r>
          </w:p>
        </w:tc>
        <w:tc>
          <w:tcPr>
            <w:tcW w:w="6800" w:type="dxa"/>
          </w:tcPr>
          <w:p w14:paraId="04A1172C" w14:textId="58EE589C" w:rsidR="008C7A01" w:rsidRDefault="00E83385" w:rsidP="00942AE4">
            <w:pPr>
              <w:spacing w:after="160"/>
            </w:pPr>
            <w:r>
              <w:rPr>
                <w:rFonts w:eastAsia="MS Mincho" w:cs="Times New Roman"/>
              </w:rPr>
              <w:object w:dxaOrig="1290" w:dyaOrig="810" w14:anchorId="4ACA39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64.5pt;height:40.5pt" o:ole="">
                  <v:imagedata r:id="rId18" o:title=""/>
                </v:shape>
                <o:OLEObject Type="Embed" ProgID="Package" ShapeID="_x0000_i1041" DrawAspect="Content" ObjectID="_1736206624" r:id="rId19"/>
              </w:object>
            </w:r>
          </w:p>
        </w:tc>
      </w:tr>
      <w:tr w:rsidR="00E83385" w14:paraId="66D4891C" w14:textId="77777777" w:rsidTr="003D3F84">
        <w:trPr>
          <w:trHeight w:val="346"/>
        </w:trPr>
        <w:tc>
          <w:tcPr>
            <w:tcW w:w="2548" w:type="dxa"/>
          </w:tcPr>
          <w:p w14:paraId="4CC64408" w14:textId="383BDF0E" w:rsidR="00E83385" w:rsidRDefault="00E83385" w:rsidP="00942AE4">
            <w:pPr>
              <w:spacing w:after="160"/>
            </w:pPr>
            <w:r>
              <w:lastRenderedPageBreak/>
              <w:t>Eclipse Claims WSDL</w:t>
            </w:r>
          </w:p>
        </w:tc>
        <w:tc>
          <w:tcPr>
            <w:tcW w:w="6800" w:type="dxa"/>
          </w:tcPr>
          <w:p w14:paraId="6D2CB2CE" w14:textId="5F1CF3FD" w:rsidR="00E83385" w:rsidRDefault="001A5876" w:rsidP="00942AE4">
            <w:pPr>
              <w:spacing w:after="160"/>
            </w:pPr>
            <w:r>
              <w:rPr>
                <w:rFonts w:eastAsia="MS Mincho" w:cs="Times New Roman"/>
              </w:rPr>
              <w:object w:dxaOrig="1771" w:dyaOrig="810" w14:anchorId="74C92BB7">
                <v:shape id="_x0000_i1042" type="#_x0000_t75" style="width:87.75pt;height:40.5pt" o:ole="">
                  <v:imagedata r:id="rId20" o:title=""/>
                </v:shape>
                <o:OLEObject Type="Embed" ProgID="Package" ShapeID="_x0000_i1042" DrawAspect="Content" ObjectID="_1736206625" r:id="rId21"/>
              </w:object>
            </w:r>
          </w:p>
        </w:tc>
      </w:tr>
      <w:tr w:rsidR="00E83385" w14:paraId="79C86B9A" w14:textId="77777777" w:rsidTr="003D3F84">
        <w:trPr>
          <w:trHeight w:val="346"/>
        </w:trPr>
        <w:tc>
          <w:tcPr>
            <w:tcW w:w="2548" w:type="dxa"/>
          </w:tcPr>
          <w:p w14:paraId="6F5E4B8A" w14:textId="2488DE75" w:rsidR="00E83385" w:rsidRDefault="00E83385" w:rsidP="00942AE4">
            <w:pPr>
              <w:spacing w:after="160"/>
            </w:pPr>
            <w:r>
              <w:t>Eclipse Organisation WSDL</w:t>
            </w:r>
          </w:p>
        </w:tc>
        <w:tc>
          <w:tcPr>
            <w:tcW w:w="6800" w:type="dxa"/>
          </w:tcPr>
          <w:p w14:paraId="0F84EEC3" w14:textId="5420FE87" w:rsidR="00E83385" w:rsidRDefault="001A5876" w:rsidP="00942AE4">
            <w:pPr>
              <w:spacing w:after="160"/>
            </w:pPr>
            <w:r>
              <w:rPr>
                <w:rFonts w:eastAsia="MS Mincho" w:cs="Times New Roman"/>
              </w:rPr>
              <w:object w:dxaOrig="2475" w:dyaOrig="810" w14:anchorId="10D15F75">
                <v:shape id="_x0000_i1043" type="#_x0000_t75" style="width:123.75pt;height:40.5pt" o:ole="">
                  <v:imagedata r:id="rId22" o:title=""/>
                </v:shape>
                <o:OLEObject Type="Embed" ProgID="Package" ShapeID="_x0000_i1043" DrawAspect="Content" ObjectID="_1736206626" r:id="rId23"/>
              </w:object>
            </w:r>
          </w:p>
        </w:tc>
      </w:tr>
    </w:tbl>
    <w:p w14:paraId="653F75F4" w14:textId="77777777" w:rsidR="00635B3D" w:rsidRDefault="00635B3D" w:rsidP="00635B3D">
      <w:pPr>
        <w:spacing w:after="0"/>
        <w:ind w:left="-5"/>
        <w:rPr>
          <w:b/>
          <w:sz w:val="26"/>
        </w:rPr>
      </w:pPr>
    </w:p>
    <w:p w14:paraId="48D2563A" w14:textId="77777777" w:rsidR="008C7A01" w:rsidRDefault="008C7A01" w:rsidP="00635B3D">
      <w:pPr>
        <w:spacing w:after="0"/>
        <w:ind w:left="-5"/>
        <w:rPr>
          <w:b/>
          <w:sz w:val="26"/>
        </w:rPr>
      </w:pPr>
    </w:p>
    <w:p w14:paraId="4842B953" w14:textId="77777777" w:rsidR="008C7A01" w:rsidRDefault="008C7A01" w:rsidP="00635B3D">
      <w:pPr>
        <w:spacing w:after="0"/>
        <w:ind w:left="-5"/>
        <w:rPr>
          <w:b/>
          <w:sz w:val="26"/>
        </w:rPr>
      </w:pPr>
    </w:p>
    <w:p w14:paraId="05EA00DE" w14:textId="77777777" w:rsidR="00635B3D" w:rsidRDefault="00635B3D" w:rsidP="00266D15">
      <w:pPr>
        <w:spacing w:after="0"/>
        <w:rPr>
          <w:b/>
          <w:color w:val="00A6E9"/>
          <w:sz w:val="28"/>
          <w:szCs w:val="28"/>
        </w:rPr>
      </w:pPr>
    </w:p>
    <w:p w14:paraId="6A307503" w14:textId="77777777" w:rsidR="00266D15" w:rsidRDefault="00266D15" w:rsidP="007A6DCA">
      <w:pPr>
        <w:pStyle w:val="Heading1"/>
        <w:numPr>
          <w:ilvl w:val="0"/>
          <w:numId w:val="0"/>
        </w:numPr>
      </w:pPr>
      <w:bookmarkStart w:id="3" w:name="_Toc125592492"/>
      <w:r>
        <w:t>Table of Contents</w:t>
      </w:r>
      <w:bookmarkEnd w:id="3"/>
    </w:p>
    <w:p w14:paraId="4C1344DC" w14:textId="4BE5CAA6" w:rsidR="002A0923" w:rsidRDefault="007A6DCA">
      <w:pPr>
        <w:pStyle w:val="TOC1"/>
        <w:rPr>
          <w:ins w:id="4" w:author="Sacintha Raj" w:date="2023-01-26T02:27:00Z"/>
          <w:rFonts w:asciiTheme="minorHAnsi" w:eastAsiaTheme="minorEastAsia" w:hAnsiTheme="minorHAnsi" w:cstheme="minorBidi"/>
          <w:b w:val="0"/>
          <w:color w:val="auto"/>
          <w:sz w:val="22"/>
          <w:szCs w:val="22"/>
          <w:lang w:val="en-GB" w:eastAsia="en-GB"/>
        </w:rPr>
      </w:pPr>
      <w:r>
        <w:rPr>
          <w:b w:val="0"/>
        </w:rPr>
        <w:fldChar w:fldCharType="begin"/>
      </w:r>
      <w:r>
        <w:rPr>
          <w:b w:val="0"/>
        </w:rPr>
        <w:instrText xml:space="preserve"> TOC \o "1-2" \h \z \u </w:instrText>
      </w:r>
      <w:r>
        <w:rPr>
          <w:b w:val="0"/>
        </w:rPr>
        <w:fldChar w:fldCharType="separate"/>
      </w:r>
      <w:ins w:id="5" w:author="Sacintha Raj" w:date="2023-01-26T02:27:00Z">
        <w:r w:rsidR="002A0923" w:rsidRPr="008C1E09">
          <w:rPr>
            <w:rStyle w:val="Hyperlink"/>
          </w:rPr>
          <w:fldChar w:fldCharType="begin"/>
        </w:r>
        <w:r w:rsidR="002A0923" w:rsidRPr="008C1E09">
          <w:rPr>
            <w:rStyle w:val="Hyperlink"/>
          </w:rPr>
          <w:instrText xml:space="preserve"> </w:instrText>
        </w:r>
        <w:r w:rsidR="002A0923">
          <w:instrText>HYPERLINK \l "_Toc125592492"</w:instrText>
        </w:r>
        <w:r w:rsidR="002A0923" w:rsidRPr="008C1E09">
          <w:rPr>
            <w:rStyle w:val="Hyperlink"/>
          </w:rPr>
          <w:instrText xml:space="preserve"> </w:instrText>
        </w:r>
        <w:r w:rsidR="002A0923" w:rsidRPr="008C1E09">
          <w:rPr>
            <w:rStyle w:val="Hyperlink"/>
          </w:rPr>
        </w:r>
        <w:r w:rsidR="002A0923" w:rsidRPr="008C1E09">
          <w:rPr>
            <w:rStyle w:val="Hyperlink"/>
          </w:rPr>
          <w:fldChar w:fldCharType="separate"/>
        </w:r>
        <w:r w:rsidR="002A0923" w:rsidRPr="008C1E09">
          <w:rPr>
            <w:rStyle w:val="Hyperlink"/>
          </w:rPr>
          <w:t>Table of Contents</w:t>
        </w:r>
        <w:r w:rsidR="002A0923">
          <w:rPr>
            <w:webHidden/>
          </w:rPr>
          <w:tab/>
        </w:r>
        <w:r w:rsidR="002A0923">
          <w:rPr>
            <w:webHidden/>
          </w:rPr>
          <w:fldChar w:fldCharType="begin"/>
        </w:r>
        <w:r w:rsidR="002A0923">
          <w:rPr>
            <w:webHidden/>
          </w:rPr>
          <w:instrText xml:space="preserve"> PAGEREF _Toc125592492 \h </w:instrText>
        </w:r>
        <w:r w:rsidR="002A0923">
          <w:rPr>
            <w:webHidden/>
          </w:rPr>
        </w:r>
      </w:ins>
      <w:r w:rsidR="002A0923">
        <w:rPr>
          <w:webHidden/>
        </w:rPr>
        <w:fldChar w:fldCharType="separate"/>
      </w:r>
      <w:ins w:id="6" w:author="Sacintha Raj" w:date="2023-01-26T02:27:00Z">
        <w:r w:rsidR="002A0923">
          <w:rPr>
            <w:webHidden/>
          </w:rPr>
          <w:t>4</w:t>
        </w:r>
        <w:r w:rsidR="002A0923">
          <w:rPr>
            <w:webHidden/>
          </w:rPr>
          <w:fldChar w:fldCharType="end"/>
        </w:r>
        <w:r w:rsidR="002A0923" w:rsidRPr="008C1E09">
          <w:rPr>
            <w:rStyle w:val="Hyperlink"/>
          </w:rPr>
          <w:fldChar w:fldCharType="end"/>
        </w:r>
      </w:ins>
    </w:p>
    <w:p w14:paraId="1A45975F" w14:textId="1658951B" w:rsidR="002A0923" w:rsidRDefault="002A0923">
      <w:pPr>
        <w:pStyle w:val="TOC2"/>
        <w:rPr>
          <w:ins w:id="7" w:author="Sacintha Raj" w:date="2023-01-26T02:27:00Z"/>
          <w:rFonts w:asciiTheme="minorHAnsi" w:eastAsiaTheme="minorEastAsia" w:hAnsiTheme="minorHAnsi" w:cstheme="minorBidi"/>
          <w:b w:val="0"/>
          <w:color w:val="auto"/>
          <w:sz w:val="22"/>
          <w:szCs w:val="22"/>
          <w:lang w:val="en-GB" w:eastAsia="en-GB"/>
        </w:rPr>
      </w:pPr>
      <w:ins w:id="8" w:author="Sacintha Raj" w:date="2023-01-26T02:27:00Z">
        <w:r w:rsidRPr="008C1E09">
          <w:rPr>
            <w:rStyle w:val="Hyperlink"/>
          </w:rPr>
          <w:fldChar w:fldCharType="begin"/>
        </w:r>
        <w:r w:rsidRPr="008C1E09">
          <w:rPr>
            <w:rStyle w:val="Hyperlink"/>
          </w:rPr>
          <w:instrText xml:space="preserve"> </w:instrText>
        </w:r>
        <w:r>
          <w:instrText>HYPERLINK \l "_Toc125592493"</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1.1</w:t>
        </w:r>
        <w:r>
          <w:rPr>
            <w:rFonts w:asciiTheme="minorHAnsi" w:eastAsiaTheme="minorEastAsia" w:hAnsiTheme="minorHAnsi" w:cstheme="minorBidi"/>
            <w:b w:val="0"/>
            <w:color w:val="auto"/>
            <w:sz w:val="22"/>
            <w:szCs w:val="22"/>
            <w:lang w:val="en-GB" w:eastAsia="en-GB"/>
          </w:rPr>
          <w:tab/>
        </w:r>
        <w:r w:rsidRPr="008C1E09">
          <w:rPr>
            <w:rStyle w:val="Hyperlink"/>
          </w:rPr>
          <w:t>Introduction</w:t>
        </w:r>
        <w:r>
          <w:rPr>
            <w:webHidden/>
          </w:rPr>
          <w:tab/>
        </w:r>
        <w:r>
          <w:rPr>
            <w:webHidden/>
          </w:rPr>
          <w:fldChar w:fldCharType="begin"/>
        </w:r>
        <w:r>
          <w:rPr>
            <w:webHidden/>
          </w:rPr>
          <w:instrText xml:space="preserve"> PAGEREF _Toc125592493 \h </w:instrText>
        </w:r>
        <w:r>
          <w:rPr>
            <w:webHidden/>
          </w:rPr>
        </w:r>
      </w:ins>
      <w:r>
        <w:rPr>
          <w:webHidden/>
        </w:rPr>
        <w:fldChar w:fldCharType="separate"/>
      </w:r>
      <w:ins w:id="9" w:author="Sacintha Raj" w:date="2023-01-26T02:27:00Z">
        <w:r>
          <w:rPr>
            <w:webHidden/>
          </w:rPr>
          <w:t>5</w:t>
        </w:r>
        <w:r>
          <w:rPr>
            <w:webHidden/>
          </w:rPr>
          <w:fldChar w:fldCharType="end"/>
        </w:r>
        <w:r w:rsidRPr="008C1E09">
          <w:rPr>
            <w:rStyle w:val="Hyperlink"/>
          </w:rPr>
          <w:fldChar w:fldCharType="end"/>
        </w:r>
      </w:ins>
    </w:p>
    <w:p w14:paraId="7ACCDD1E" w14:textId="1ECC6399" w:rsidR="002A0923" w:rsidRDefault="002A0923">
      <w:pPr>
        <w:pStyle w:val="TOC2"/>
        <w:rPr>
          <w:ins w:id="10" w:author="Sacintha Raj" w:date="2023-01-26T02:27:00Z"/>
          <w:rFonts w:asciiTheme="minorHAnsi" w:eastAsiaTheme="minorEastAsia" w:hAnsiTheme="minorHAnsi" w:cstheme="minorBidi"/>
          <w:b w:val="0"/>
          <w:color w:val="auto"/>
          <w:sz w:val="22"/>
          <w:szCs w:val="22"/>
          <w:lang w:val="en-GB" w:eastAsia="en-GB"/>
        </w:rPr>
      </w:pPr>
      <w:ins w:id="11" w:author="Sacintha Raj" w:date="2023-01-26T02:27:00Z">
        <w:r w:rsidRPr="008C1E09">
          <w:rPr>
            <w:rStyle w:val="Hyperlink"/>
          </w:rPr>
          <w:fldChar w:fldCharType="begin"/>
        </w:r>
        <w:r w:rsidRPr="008C1E09">
          <w:rPr>
            <w:rStyle w:val="Hyperlink"/>
          </w:rPr>
          <w:instrText xml:space="preserve"> </w:instrText>
        </w:r>
        <w:r>
          <w:instrText>HYPERLINK \l "_Toc125592494"</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1.2</w:t>
        </w:r>
        <w:r>
          <w:rPr>
            <w:rFonts w:asciiTheme="minorHAnsi" w:eastAsiaTheme="minorEastAsia" w:hAnsiTheme="minorHAnsi" w:cstheme="minorBidi"/>
            <w:b w:val="0"/>
            <w:color w:val="auto"/>
            <w:sz w:val="22"/>
            <w:szCs w:val="22"/>
            <w:lang w:val="en-GB" w:eastAsia="en-GB"/>
          </w:rPr>
          <w:tab/>
        </w:r>
        <w:r w:rsidRPr="008C1E09">
          <w:rPr>
            <w:rStyle w:val="Hyperlink"/>
          </w:rPr>
          <w:t>Document Purpose</w:t>
        </w:r>
        <w:r>
          <w:rPr>
            <w:webHidden/>
          </w:rPr>
          <w:tab/>
        </w:r>
        <w:r>
          <w:rPr>
            <w:webHidden/>
          </w:rPr>
          <w:fldChar w:fldCharType="begin"/>
        </w:r>
        <w:r>
          <w:rPr>
            <w:webHidden/>
          </w:rPr>
          <w:instrText xml:space="preserve"> PAGEREF _Toc125592494 \h </w:instrText>
        </w:r>
        <w:r>
          <w:rPr>
            <w:webHidden/>
          </w:rPr>
        </w:r>
      </w:ins>
      <w:r>
        <w:rPr>
          <w:webHidden/>
        </w:rPr>
        <w:fldChar w:fldCharType="separate"/>
      </w:r>
      <w:ins w:id="12" w:author="Sacintha Raj" w:date="2023-01-26T02:27:00Z">
        <w:r>
          <w:rPr>
            <w:webHidden/>
          </w:rPr>
          <w:t>5</w:t>
        </w:r>
        <w:r>
          <w:rPr>
            <w:webHidden/>
          </w:rPr>
          <w:fldChar w:fldCharType="end"/>
        </w:r>
        <w:r w:rsidRPr="008C1E09">
          <w:rPr>
            <w:rStyle w:val="Hyperlink"/>
          </w:rPr>
          <w:fldChar w:fldCharType="end"/>
        </w:r>
      </w:ins>
    </w:p>
    <w:p w14:paraId="204BBE4A" w14:textId="6EA00688" w:rsidR="002A0923" w:rsidRDefault="002A0923">
      <w:pPr>
        <w:pStyle w:val="TOC2"/>
        <w:rPr>
          <w:ins w:id="13" w:author="Sacintha Raj" w:date="2023-01-26T02:27:00Z"/>
          <w:rFonts w:asciiTheme="minorHAnsi" w:eastAsiaTheme="minorEastAsia" w:hAnsiTheme="minorHAnsi" w:cstheme="minorBidi"/>
          <w:b w:val="0"/>
          <w:color w:val="auto"/>
          <w:sz w:val="22"/>
          <w:szCs w:val="22"/>
          <w:lang w:val="en-GB" w:eastAsia="en-GB"/>
        </w:rPr>
      </w:pPr>
      <w:ins w:id="14" w:author="Sacintha Raj" w:date="2023-01-26T02:27:00Z">
        <w:r w:rsidRPr="008C1E09">
          <w:rPr>
            <w:rStyle w:val="Hyperlink"/>
          </w:rPr>
          <w:fldChar w:fldCharType="begin"/>
        </w:r>
        <w:r w:rsidRPr="008C1E09">
          <w:rPr>
            <w:rStyle w:val="Hyperlink"/>
          </w:rPr>
          <w:instrText xml:space="preserve"> </w:instrText>
        </w:r>
        <w:r>
          <w:instrText>HYPERLINK \l "_Toc125592495"</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1.3</w:t>
        </w:r>
        <w:r>
          <w:rPr>
            <w:rFonts w:asciiTheme="minorHAnsi" w:eastAsiaTheme="minorEastAsia" w:hAnsiTheme="minorHAnsi" w:cstheme="minorBidi"/>
            <w:b w:val="0"/>
            <w:color w:val="auto"/>
            <w:sz w:val="22"/>
            <w:szCs w:val="22"/>
            <w:lang w:val="en-GB" w:eastAsia="en-GB"/>
          </w:rPr>
          <w:tab/>
        </w:r>
        <w:r w:rsidRPr="008C1E09">
          <w:rPr>
            <w:rStyle w:val="Hyperlink"/>
          </w:rPr>
          <w:t>Business Drivers:</w:t>
        </w:r>
        <w:r>
          <w:rPr>
            <w:webHidden/>
          </w:rPr>
          <w:tab/>
        </w:r>
        <w:r>
          <w:rPr>
            <w:webHidden/>
          </w:rPr>
          <w:fldChar w:fldCharType="begin"/>
        </w:r>
        <w:r>
          <w:rPr>
            <w:webHidden/>
          </w:rPr>
          <w:instrText xml:space="preserve"> PAGEREF _Toc125592495 \h </w:instrText>
        </w:r>
        <w:r>
          <w:rPr>
            <w:webHidden/>
          </w:rPr>
        </w:r>
      </w:ins>
      <w:r>
        <w:rPr>
          <w:webHidden/>
        </w:rPr>
        <w:fldChar w:fldCharType="separate"/>
      </w:r>
      <w:ins w:id="15" w:author="Sacintha Raj" w:date="2023-01-26T02:27:00Z">
        <w:r>
          <w:rPr>
            <w:webHidden/>
          </w:rPr>
          <w:t>5</w:t>
        </w:r>
        <w:r>
          <w:rPr>
            <w:webHidden/>
          </w:rPr>
          <w:fldChar w:fldCharType="end"/>
        </w:r>
        <w:r w:rsidRPr="008C1E09">
          <w:rPr>
            <w:rStyle w:val="Hyperlink"/>
          </w:rPr>
          <w:fldChar w:fldCharType="end"/>
        </w:r>
      </w:ins>
    </w:p>
    <w:p w14:paraId="14CFD010" w14:textId="7849585E" w:rsidR="002A0923" w:rsidRDefault="002A0923">
      <w:pPr>
        <w:pStyle w:val="TOC2"/>
        <w:rPr>
          <w:ins w:id="16" w:author="Sacintha Raj" w:date="2023-01-26T02:27:00Z"/>
          <w:rFonts w:asciiTheme="minorHAnsi" w:eastAsiaTheme="minorEastAsia" w:hAnsiTheme="minorHAnsi" w:cstheme="minorBidi"/>
          <w:b w:val="0"/>
          <w:color w:val="auto"/>
          <w:sz w:val="22"/>
          <w:szCs w:val="22"/>
          <w:lang w:val="en-GB" w:eastAsia="en-GB"/>
        </w:rPr>
      </w:pPr>
      <w:ins w:id="17" w:author="Sacintha Raj" w:date="2023-01-26T02:27:00Z">
        <w:r w:rsidRPr="008C1E09">
          <w:rPr>
            <w:rStyle w:val="Hyperlink"/>
          </w:rPr>
          <w:fldChar w:fldCharType="begin"/>
        </w:r>
        <w:r w:rsidRPr="008C1E09">
          <w:rPr>
            <w:rStyle w:val="Hyperlink"/>
          </w:rPr>
          <w:instrText xml:space="preserve"> </w:instrText>
        </w:r>
        <w:r>
          <w:instrText>HYPERLINK \l "_Toc125592496"</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1.4</w:t>
        </w:r>
        <w:r>
          <w:rPr>
            <w:rFonts w:asciiTheme="minorHAnsi" w:eastAsiaTheme="minorEastAsia" w:hAnsiTheme="minorHAnsi" w:cstheme="minorBidi"/>
            <w:b w:val="0"/>
            <w:color w:val="auto"/>
            <w:sz w:val="22"/>
            <w:szCs w:val="22"/>
            <w:lang w:val="en-GB" w:eastAsia="en-GB"/>
          </w:rPr>
          <w:tab/>
        </w:r>
        <w:r w:rsidRPr="008C1E09">
          <w:rPr>
            <w:rStyle w:val="Hyperlink"/>
          </w:rPr>
          <w:t>Scope</w:t>
        </w:r>
        <w:r>
          <w:rPr>
            <w:webHidden/>
          </w:rPr>
          <w:tab/>
        </w:r>
        <w:r>
          <w:rPr>
            <w:webHidden/>
          </w:rPr>
          <w:fldChar w:fldCharType="begin"/>
        </w:r>
        <w:r>
          <w:rPr>
            <w:webHidden/>
          </w:rPr>
          <w:instrText xml:space="preserve"> PAGEREF _Toc125592496 \h </w:instrText>
        </w:r>
        <w:r>
          <w:rPr>
            <w:webHidden/>
          </w:rPr>
        </w:r>
      </w:ins>
      <w:r>
        <w:rPr>
          <w:webHidden/>
        </w:rPr>
        <w:fldChar w:fldCharType="separate"/>
      </w:r>
      <w:ins w:id="18" w:author="Sacintha Raj" w:date="2023-01-26T02:27:00Z">
        <w:r>
          <w:rPr>
            <w:webHidden/>
          </w:rPr>
          <w:t>6</w:t>
        </w:r>
        <w:r>
          <w:rPr>
            <w:webHidden/>
          </w:rPr>
          <w:fldChar w:fldCharType="end"/>
        </w:r>
        <w:r w:rsidRPr="008C1E09">
          <w:rPr>
            <w:rStyle w:val="Hyperlink"/>
          </w:rPr>
          <w:fldChar w:fldCharType="end"/>
        </w:r>
      </w:ins>
    </w:p>
    <w:p w14:paraId="036DAB9D" w14:textId="33E806D6" w:rsidR="002A0923" w:rsidRDefault="002A0923">
      <w:pPr>
        <w:pStyle w:val="TOC2"/>
        <w:rPr>
          <w:ins w:id="19" w:author="Sacintha Raj" w:date="2023-01-26T02:27:00Z"/>
          <w:rFonts w:asciiTheme="minorHAnsi" w:eastAsiaTheme="minorEastAsia" w:hAnsiTheme="minorHAnsi" w:cstheme="minorBidi"/>
          <w:b w:val="0"/>
          <w:color w:val="auto"/>
          <w:sz w:val="22"/>
          <w:szCs w:val="22"/>
          <w:lang w:val="en-GB" w:eastAsia="en-GB"/>
        </w:rPr>
      </w:pPr>
      <w:ins w:id="20" w:author="Sacintha Raj" w:date="2023-01-26T02:27:00Z">
        <w:r w:rsidRPr="008C1E09">
          <w:rPr>
            <w:rStyle w:val="Hyperlink"/>
          </w:rPr>
          <w:fldChar w:fldCharType="begin"/>
        </w:r>
        <w:r w:rsidRPr="008C1E09">
          <w:rPr>
            <w:rStyle w:val="Hyperlink"/>
          </w:rPr>
          <w:instrText xml:space="preserve"> </w:instrText>
        </w:r>
        <w:r>
          <w:instrText>HYPERLINK \l "_Toc125592497"</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1.5</w:t>
        </w:r>
        <w:r>
          <w:rPr>
            <w:rFonts w:asciiTheme="minorHAnsi" w:eastAsiaTheme="minorEastAsia" w:hAnsiTheme="minorHAnsi" w:cstheme="minorBidi"/>
            <w:b w:val="0"/>
            <w:color w:val="auto"/>
            <w:sz w:val="22"/>
            <w:szCs w:val="22"/>
            <w:lang w:val="en-GB" w:eastAsia="en-GB"/>
          </w:rPr>
          <w:tab/>
        </w:r>
        <w:r w:rsidRPr="008C1E09">
          <w:rPr>
            <w:rStyle w:val="Hyperlink"/>
          </w:rPr>
          <w:t>Architectural Goals and Constraints</w:t>
        </w:r>
        <w:r>
          <w:rPr>
            <w:webHidden/>
          </w:rPr>
          <w:tab/>
        </w:r>
        <w:r>
          <w:rPr>
            <w:webHidden/>
          </w:rPr>
          <w:fldChar w:fldCharType="begin"/>
        </w:r>
        <w:r>
          <w:rPr>
            <w:webHidden/>
          </w:rPr>
          <w:instrText xml:space="preserve"> PAGEREF _Toc125592497 \h </w:instrText>
        </w:r>
        <w:r>
          <w:rPr>
            <w:webHidden/>
          </w:rPr>
        </w:r>
      </w:ins>
      <w:r>
        <w:rPr>
          <w:webHidden/>
        </w:rPr>
        <w:fldChar w:fldCharType="separate"/>
      </w:r>
      <w:ins w:id="21" w:author="Sacintha Raj" w:date="2023-01-26T02:27:00Z">
        <w:r>
          <w:rPr>
            <w:webHidden/>
          </w:rPr>
          <w:t>10</w:t>
        </w:r>
        <w:r>
          <w:rPr>
            <w:webHidden/>
          </w:rPr>
          <w:fldChar w:fldCharType="end"/>
        </w:r>
        <w:r w:rsidRPr="008C1E09">
          <w:rPr>
            <w:rStyle w:val="Hyperlink"/>
          </w:rPr>
          <w:fldChar w:fldCharType="end"/>
        </w:r>
      </w:ins>
    </w:p>
    <w:p w14:paraId="215D698C" w14:textId="1E1F2458" w:rsidR="002A0923" w:rsidRDefault="002A0923">
      <w:pPr>
        <w:pStyle w:val="TOC2"/>
        <w:rPr>
          <w:ins w:id="22" w:author="Sacintha Raj" w:date="2023-01-26T02:27:00Z"/>
          <w:rFonts w:asciiTheme="minorHAnsi" w:eastAsiaTheme="minorEastAsia" w:hAnsiTheme="minorHAnsi" w:cstheme="minorBidi"/>
          <w:b w:val="0"/>
          <w:color w:val="auto"/>
          <w:sz w:val="22"/>
          <w:szCs w:val="22"/>
          <w:lang w:val="en-GB" w:eastAsia="en-GB"/>
        </w:rPr>
      </w:pPr>
      <w:ins w:id="23" w:author="Sacintha Raj" w:date="2023-01-26T02:27:00Z">
        <w:r w:rsidRPr="008C1E09">
          <w:rPr>
            <w:rStyle w:val="Hyperlink"/>
          </w:rPr>
          <w:fldChar w:fldCharType="begin"/>
        </w:r>
        <w:r w:rsidRPr="008C1E09">
          <w:rPr>
            <w:rStyle w:val="Hyperlink"/>
          </w:rPr>
          <w:instrText xml:space="preserve"> </w:instrText>
        </w:r>
        <w:r>
          <w:instrText>HYPERLINK \l "_Toc125592974"</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1.6</w:t>
        </w:r>
        <w:r>
          <w:rPr>
            <w:rFonts w:asciiTheme="minorHAnsi" w:eastAsiaTheme="minorEastAsia" w:hAnsiTheme="minorHAnsi" w:cstheme="minorBidi"/>
            <w:b w:val="0"/>
            <w:color w:val="auto"/>
            <w:sz w:val="22"/>
            <w:szCs w:val="22"/>
            <w:lang w:val="en-GB" w:eastAsia="en-GB"/>
          </w:rPr>
          <w:tab/>
        </w:r>
        <w:r w:rsidRPr="008C1E09">
          <w:rPr>
            <w:rStyle w:val="Hyperlink"/>
          </w:rPr>
          <w:t>Architecture Definition</w:t>
        </w:r>
        <w:r>
          <w:rPr>
            <w:webHidden/>
          </w:rPr>
          <w:tab/>
        </w:r>
        <w:r>
          <w:rPr>
            <w:webHidden/>
          </w:rPr>
          <w:fldChar w:fldCharType="begin"/>
        </w:r>
        <w:r>
          <w:rPr>
            <w:webHidden/>
          </w:rPr>
          <w:instrText xml:space="preserve"> PAGEREF _Toc125592974 \h </w:instrText>
        </w:r>
        <w:r>
          <w:rPr>
            <w:webHidden/>
          </w:rPr>
        </w:r>
      </w:ins>
      <w:r>
        <w:rPr>
          <w:webHidden/>
        </w:rPr>
        <w:fldChar w:fldCharType="separate"/>
      </w:r>
      <w:ins w:id="24" w:author="Sacintha Raj" w:date="2023-01-26T02:27:00Z">
        <w:r>
          <w:rPr>
            <w:webHidden/>
          </w:rPr>
          <w:t>12</w:t>
        </w:r>
        <w:r>
          <w:rPr>
            <w:webHidden/>
          </w:rPr>
          <w:fldChar w:fldCharType="end"/>
        </w:r>
        <w:r w:rsidRPr="008C1E09">
          <w:rPr>
            <w:rStyle w:val="Hyperlink"/>
          </w:rPr>
          <w:fldChar w:fldCharType="end"/>
        </w:r>
      </w:ins>
    </w:p>
    <w:p w14:paraId="17A6EC97" w14:textId="32F14A6E" w:rsidR="002A0923" w:rsidRDefault="002A0923">
      <w:pPr>
        <w:pStyle w:val="TOC2"/>
        <w:rPr>
          <w:ins w:id="25" w:author="Sacintha Raj" w:date="2023-01-26T02:27:00Z"/>
          <w:rFonts w:asciiTheme="minorHAnsi" w:eastAsiaTheme="minorEastAsia" w:hAnsiTheme="minorHAnsi" w:cstheme="minorBidi"/>
          <w:b w:val="0"/>
          <w:color w:val="auto"/>
          <w:sz w:val="22"/>
          <w:szCs w:val="22"/>
          <w:lang w:val="en-GB" w:eastAsia="en-GB"/>
        </w:rPr>
      </w:pPr>
      <w:ins w:id="26" w:author="Sacintha Raj" w:date="2023-01-26T02:27:00Z">
        <w:r w:rsidRPr="008C1E09">
          <w:rPr>
            <w:rStyle w:val="Hyperlink"/>
          </w:rPr>
          <w:fldChar w:fldCharType="begin"/>
        </w:r>
        <w:r w:rsidRPr="008C1E09">
          <w:rPr>
            <w:rStyle w:val="Hyperlink"/>
          </w:rPr>
          <w:instrText xml:space="preserve"> </w:instrText>
        </w:r>
        <w:r>
          <w:instrText>HYPERLINK \l "_Toc125592975"</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1.7</w:t>
        </w:r>
        <w:r>
          <w:rPr>
            <w:rFonts w:asciiTheme="minorHAnsi" w:eastAsiaTheme="minorEastAsia" w:hAnsiTheme="minorHAnsi" w:cstheme="minorBidi"/>
            <w:b w:val="0"/>
            <w:color w:val="auto"/>
            <w:sz w:val="22"/>
            <w:szCs w:val="22"/>
            <w:lang w:val="en-GB" w:eastAsia="en-GB"/>
          </w:rPr>
          <w:tab/>
        </w:r>
        <w:r w:rsidRPr="008C1E09">
          <w:rPr>
            <w:rStyle w:val="Hyperlink"/>
          </w:rPr>
          <w:t>Design</w:t>
        </w:r>
        <w:r>
          <w:rPr>
            <w:webHidden/>
          </w:rPr>
          <w:tab/>
        </w:r>
        <w:r>
          <w:rPr>
            <w:webHidden/>
          </w:rPr>
          <w:fldChar w:fldCharType="begin"/>
        </w:r>
        <w:r>
          <w:rPr>
            <w:webHidden/>
          </w:rPr>
          <w:instrText xml:space="preserve"> PAGEREF _Toc125592975 \h </w:instrText>
        </w:r>
        <w:r>
          <w:rPr>
            <w:webHidden/>
          </w:rPr>
        </w:r>
      </w:ins>
      <w:r>
        <w:rPr>
          <w:webHidden/>
        </w:rPr>
        <w:fldChar w:fldCharType="separate"/>
      </w:r>
      <w:ins w:id="27" w:author="Sacintha Raj" w:date="2023-01-26T02:27:00Z">
        <w:r>
          <w:rPr>
            <w:webHidden/>
          </w:rPr>
          <w:t>17</w:t>
        </w:r>
        <w:r>
          <w:rPr>
            <w:webHidden/>
          </w:rPr>
          <w:fldChar w:fldCharType="end"/>
        </w:r>
        <w:r w:rsidRPr="008C1E09">
          <w:rPr>
            <w:rStyle w:val="Hyperlink"/>
          </w:rPr>
          <w:fldChar w:fldCharType="end"/>
        </w:r>
      </w:ins>
    </w:p>
    <w:p w14:paraId="79CF1054" w14:textId="1DE806CD" w:rsidR="002A0923" w:rsidRDefault="002A0923">
      <w:pPr>
        <w:pStyle w:val="TOC2"/>
        <w:rPr>
          <w:ins w:id="28" w:author="Sacintha Raj" w:date="2023-01-26T02:27:00Z"/>
          <w:rFonts w:asciiTheme="minorHAnsi" w:eastAsiaTheme="minorEastAsia" w:hAnsiTheme="minorHAnsi" w:cstheme="minorBidi"/>
          <w:b w:val="0"/>
          <w:color w:val="auto"/>
          <w:sz w:val="22"/>
          <w:szCs w:val="22"/>
          <w:lang w:val="en-GB" w:eastAsia="en-GB"/>
        </w:rPr>
      </w:pPr>
      <w:ins w:id="29" w:author="Sacintha Raj" w:date="2023-01-26T02:27:00Z">
        <w:r w:rsidRPr="008C1E09">
          <w:rPr>
            <w:rStyle w:val="Hyperlink"/>
          </w:rPr>
          <w:fldChar w:fldCharType="begin"/>
        </w:r>
        <w:r w:rsidRPr="008C1E09">
          <w:rPr>
            <w:rStyle w:val="Hyperlink"/>
          </w:rPr>
          <w:instrText xml:space="preserve"> </w:instrText>
        </w:r>
        <w:r>
          <w:instrText>HYPERLINK \l "_Toc125592977"</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1.8</w:t>
        </w:r>
        <w:r>
          <w:rPr>
            <w:rFonts w:asciiTheme="minorHAnsi" w:eastAsiaTheme="minorEastAsia" w:hAnsiTheme="minorHAnsi" w:cstheme="minorBidi"/>
            <w:b w:val="0"/>
            <w:color w:val="auto"/>
            <w:sz w:val="22"/>
            <w:szCs w:val="22"/>
            <w:lang w:val="en-GB" w:eastAsia="en-GB"/>
          </w:rPr>
          <w:tab/>
        </w:r>
        <w:r w:rsidRPr="008C1E09">
          <w:rPr>
            <w:rStyle w:val="Hyperlink"/>
          </w:rPr>
          <w:t>Approach</w:t>
        </w:r>
        <w:r>
          <w:rPr>
            <w:webHidden/>
          </w:rPr>
          <w:tab/>
        </w:r>
        <w:r>
          <w:rPr>
            <w:webHidden/>
          </w:rPr>
          <w:fldChar w:fldCharType="begin"/>
        </w:r>
        <w:r>
          <w:rPr>
            <w:webHidden/>
          </w:rPr>
          <w:instrText xml:space="preserve"> PAGEREF _Toc125592977 \h </w:instrText>
        </w:r>
        <w:r>
          <w:rPr>
            <w:webHidden/>
          </w:rPr>
        </w:r>
      </w:ins>
      <w:r>
        <w:rPr>
          <w:webHidden/>
        </w:rPr>
        <w:fldChar w:fldCharType="separate"/>
      </w:r>
      <w:ins w:id="30" w:author="Sacintha Raj" w:date="2023-01-26T02:27:00Z">
        <w:r>
          <w:rPr>
            <w:webHidden/>
          </w:rPr>
          <w:t>34</w:t>
        </w:r>
        <w:r>
          <w:rPr>
            <w:webHidden/>
          </w:rPr>
          <w:fldChar w:fldCharType="end"/>
        </w:r>
        <w:r w:rsidRPr="008C1E09">
          <w:rPr>
            <w:rStyle w:val="Hyperlink"/>
          </w:rPr>
          <w:fldChar w:fldCharType="end"/>
        </w:r>
      </w:ins>
    </w:p>
    <w:p w14:paraId="17B25E8E" w14:textId="2ADEE4BA" w:rsidR="002A0923" w:rsidRDefault="002A0923">
      <w:pPr>
        <w:pStyle w:val="TOC2"/>
        <w:rPr>
          <w:ins w:id="31" w:author="Sacintha Raj" w:date="2023-01-26T02:27:00Z"/>
          <w:rFonts w:asciiTheme="minorHAnsi" w:eastAsiaTheme="minorEastAsia" w:hAnsiTheme="minorHAnsi" w:cstheme="minorBidi"/>
          <w:b w:val="0"/>
          <w:color w:val="auto"/>
          <w:sz w:val="22"/>
          <w:szCs w:val="22"/>
          <w:lang w:val="en-GB" w:eastAsia="en-GB"/>
        </w:rPr>
      </w:pPr>
      <w:ins w:id="32" w:author="Sacintha Raj" w:date="2023-01-26T02:27:00Z">
        <w:r w:rsidRPr="008C1E09">
          <w:rPr>
            <w:rStyle w:val="Hyperlink"/>
          </w:rPr>
          <w:fldChar w:fldCharType="begin"/>
        </w:r>
        <w:r w:rsidRPr="008C1E09">
          <w:rPr>
            <w:rStyle w:val="Hyperlink"/>
          </w:rPr>
          <w:instrText xml:space="preserve"> </w:instrText>
        </w:r>
        <w:r>
          <w:instrText>HYPERLINK \l "_Toc125592978"</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1.9</w:t>
        </w:r>
        <w:r>
          <w:rPr>
            <w:rFonts w:asciiTheme="minorHAnsi" w:eastAsiaTheme="minorEastAsia" w:hAnsiTheme="minorHAnsi" w:cstheme="minorBidi"/>
            <w:b w:val="0"/>
            <w:color w:val="auto"/>
            <w:sz w:val="22"/>
            <w:szCs w:val="22"/>
            <w:lang w:val="en-GB" w:eastAsia="en-GB"/>
          </w:rPr>
          <w:tab/>
        </w:r>
        <w:r w:rsidRPr="008C1E09">
          <w:rPr>
            <w:rStyle w:val="Hyperlink"/>
          </w:rPr>
          <w:t>Assumptions</w:t>
        </w:r>
        <w:r>
          <w:rPr>
            <w:webHidden/>
          </w:rPr>
          <w:tab/>
        </w:r>
        <w:r>
          <w:rPr>
            <w:webHidden/>
          </w:rPr>
          <w:fldChar w:fldCharType="begin"/>
        </w:r>
        <w:r>
          <w:rPr>
            <w:webHidden/>
          </w:rPr>
          <w:instrText xml:space="preserve"> PAGEREF _Toc125592978 \h </w:instrText>
        </w:r>
        <w:r>
          <w:rPr>
            <w:webHidden/>
          </w:rPr>
        </w:r>
      </w:ins>
      <w:r>
        <w:rPr>
          <w:webHidden/>
        </w:rPr>
        <w:fldChar w:fldCharType="separate"/>
      </w:r>
      <w:ins w:id="33" w:author="Sacintha Raj" w:date="2023-01-26T02:27:00Z">
        <w:r>
          <w:rPr>
            <w:webHidden/>
          </w:rPr>
          <w:t>34</w:t>
        </w:r>
        <w:r>
          <w:rPr>
            <w:webHidden/>
          </w:rPr>
          <w:fldChar w:fldCharType="end"/>
        </w:r>
        <w:r w:rsidRPr="008C1E09">
          <w:rPr>
            <w:rStyle w:val="Hyperlink"/>
          </w:rPr>
          <w:fldChar w:fldCharType="end"/>
        </w:r>
      </w:ins>
    </w:p>
    <w:p w14:paraId="30E220C3" w14:textId="7C199DB8" w:rsidR="002A0923" w:rsidRDefault="002A0923">
      <w:pPr>
        <w:pStyle w:val="TOC2"/>
        <w:rPr>
          <w:ins w:id="34" w:author="Sacintha Raj" w:date="2023-01-26T02:27:00Z"/>
          <w:rFonts w:asciiTheme="minorHAnsi" w:eastAsiaTheme="minorEastAsia" w:hAnsiTheme="minorHAnsi" w:cstheme="minorBidi"/>
          <w:b w:val="0"/>
          <w:color w:val="auto"/>
          <w:sz w:val="22"/>
          <w:szCs w:val="22"/>
          <w:lang w:val="en-GB" w:eastAsia="en-GB"/>
        </w:rPr>
      </w:pPr>
      <w:ins w:id="35" w:author="Sacintha Raj" w:date="2023-01-26T02:27:00Z">
        <w:r w:rsidRPr="008C1E09">
          <w:rPr>
            <w:rStyle w:val="Hyperlink"/>
          </w:rPr>
          <w:fldChar w:fldCharType="begin"/>
        </w:r>
        <w:r w:rsidRPr="008C1E09">
          <w:rPr>
            <w:rStyle w:val="Hyperlink"/>
          </w:rPr>
          <w:instrText xml:space="preserve"> </w:instrText>
        </w:r>
        <w:r>
          <w:instrText>HYPERLINK \l "_Toc125592979"</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1.10</w:t>
        </w:r>
        <w:r>
          <w:rPr>
            <w:rFonts w:asciiTheme="minorHAnsi" w:eastAsiaTheme="minorEastAsia" w:hAnsiTheme="minorHAnsi" w:cstheme="minorBidi"/>
            <w:b w:val="0"/>
            <w:color w:val="auto"/>
            <w:sz w:val="22"/>
            <w:szCs w:val="22"/>
            <w:lang w:val="en-GB" w:eastAsia="en-GB"/>
          </w:rPr>
          <w:tab/>
        </w:r>
        <w:r w:rsidRPr="008C1E09">
          <w:rPr>
            <w:rStyle w:val="Hyperlink"/>
          </w:rPr>
          <w:t>Dependencies</w:t>
        </w:r>
        <w:r>
          <w:rPr>
            <w:webHidden/>
          </w:rPr>
          <w:tab/>
        </w:r>
        <w:r>
          <w:rPr>
            <w:webHidden/>
          </w:rPr>
          <w:fldChar w:fldCharType="begin"/>
        </w:r>
        <w:r>
          <w:rPr>
            <w:webHidden/>
          </w:rPr>
          <w:instrText xml:space="preserve"> PAGEREF _Toc125592979 \h </w:instrText>
        </w:r>
        <w:r>
          <w:rPr>
            <w:webHidden/>
          </w:rPr>
        </w:r>
      </w:ins>
      <w:r>
        <w:rPr>
          <w:webHidden/>
        </w:rPr>
        <w:fldChar w:fldCharType="separate"/>
      </w:r>
      <w:ins w:id="36" w:author="Sacintha Raj" w:date="2023-01-26T02:27:00Z">
        <w:r>
          <w:rPr>
            <w:webHidden/>
          </w:rPr>
          <w:t>35</w:t>
        </w:r>
        <w:r>
          <w:rPr>
            <w:webHidden/>
          </w:rPr>
          <w:fldChar w:fldCharType="end"/>
        </w:r>
        <w:r w:rsidRPr="008C1E09">
          <w:rPr>
            <w:rStyle w:val="Hyperlink"/>
          </w:rPr>
          <w:fldChar w:fldCharType="end"/>
        </w:r>
      </w:ins>
    </w:p>
    <w:p w14:paraId="6E0FB500" w14:textId="7D800490" w:rsidR="002A0923" w:rsidRDefault="002A0923">
      <w:pPr>
        <w:pStyle w:val="TOC1"/>
        <w:rPr>
          <w:ins w:id="37" w:author="Sacintha Raj" w:date="2023-01-26T02:27:00Z"/>
          <w:rFonts w:asciiTheme="minorHAnsi" w:eastAsiaTheme="minorEastAsia" w:hAnsiTheme="minorHAnsi" w:cstheme="minorBidi"/>
          <w:b w:val="0"/>
          <w:color w:val="auto"/>
          <w:sz w:val="22"/>
          <w:szCs w:val="22"/>
          <w:lang w:val="en-GB" w:eastAsia="en-GB"/>
        </w:rPr>
      </w:pPr>
      <w:ins w:id="38" w:author="Sacintha Raj" w:date="2023-01-26T02:27:00Z">
        <w:r w:rsidRPr="008C1E09">
          <w:rPr>
            <w:rStyle w:val="Hyperlink"/>
          </w:rPr>
          <w:fldChar w:fldCharType="begin"/>
        </w:r>
        <w:r w:rsidRPr="008C1E09">
          <w:rPr>
            <w:rStyle w:val="Hyperlink"/>
          </w:rPr>
          <w:instrText xml:space="preserve"> </w:instrText>
        </w:r>
        <w:r>
          <w:instrText>HYPERLINK \l "_Toc125592980"</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2</w:t>
        </w:r>
        <w:r>
          <w:rPr>
            <w:rFonts w:asciiTheme="minorHAnsi" w:eastAsiaTheme="minorEastAsia" w:hAnsiTheme="minorHAnsi" w:cstheme="minorBidi"/>
            <w:b w:val="0"/>
            <w:color w:val="auto"/>
            <w:sz w:val="22"/>
            <w:szCs w:val="22"/>
            <w:lang w:val="en-GB" w:eastAsia="en-GB"/>
          </w:rPr>
          <w:tab/>
        </w:r>
        <w:r w:rsidRPr="008C1E09">
          <w:rPr>
            <w:rStyle w:val="Hyperlink"/>
          </w:rPr>
          <w:t>Appendix</w:t>
        </w:r>
        <w:r>
          <w:rPr>
            <w:webHidden/>
          </w:rPr>
          <w:tab/>
        </w:r>
        <w:r>
          <w:rPr>
            <w:webHidden/>
          </w:rPr>
          <w:fldChar w:fldCharType="begin"/>
        </w:r>
        <w:r>
          <w:rPr>
            <w:webHidden/>
          </w:rPr>
          <w:instrText xml:space="preserve"> PAGEREF _Toc125592980 \h </w:instrText>
        </w:r>
        <w:r>
          <w:rPr>
            <w:webHidden/>
          </w:rPr>
        </w:r>
      </w:ins>
      <w:r>
        <w:rPr>
          <w:webHidden/>
        </w:rPr>
        <w:fldChar w:fldCharType="separate"/>
      </w:r>
      <w:ins w:id="39" w:author="Sacintha Raj" w:date="2023-01-26T02:27:00Z">
        <w:r>
          <w:rPr>
            <w:webHidden/>
          </w:rPr>
          <w:t>35</w:t>
        </w:r>
        <w:r>
          <w:rPr>
            <w:webHidden/>
          </w:rPr>
          <w:fldChar w:fldCharType="end"/>
        </w:r>
        <w:r w:rsidRPr="008C1E09">
          <w:rPr>
            <w:rStyle w:val="Hyperlink"/>
          </w:rPr>
          <w:fldChar w:fldCharType="end"/>
        </w:r>
      </w:ins>
    </w:p>
    <w:p w14:paraId="6B9FAADF" w14:textId="2306D611" w:rsidR="002A0923" w:rsidRDefault="002A0923">
      <w:pPr>
        <w:pStyle w:val="TOC2"/>
        <w:rPr>
          <w:ins w:id="40" w:author="Sacintha Raj" w:date="2023-01-26T02:27:00Z"/>
          <w:rFonts w:asciiTheme="minorHAnsi" w:eastAsiaTheme="minorEastAsia" w:hAnsiTheme="minorHAnsi" w:cstheme="minorBidi"/>
          <w:b w:val="0"/>
          <w:color w:val="auto"/>
          <w:sz w:val="22"/>
          <w:szCs w:val="22"/>
          <w:lang w:val="en-GB" w:eastAsia="en-GB"/>
        </w:rPr>
      </w:pPr>
      <w:ins w:id="41" w:author="Sacintha Raj" w:date="2023-01-26T02:27:00Z">
        <w:r w:rsidRPr="008C1E09">
          <w:rPr>
            <w:rStyle w:val="Hyperlink"/>
          </w:rPr>
          <w:fldChar w:fldCharType="begin"/>
        </w:r>
        <w:r w:rsidRPr="008C1E09">
          <w:rPr>
            <w:rStyle w:val="Hyperlink"/>
          </w:rPr>
          <w:instrText xml:space="preserve"> </w:instrText>
        </w:r>
        <w:r>
          <w:instrText>HYPERLINK \l "_Toc125592981"</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2.1</w:t>
        </w:r>
        <w:r>
          <w:rPr>
            <w:rFonts w:asciiTheme="minorHAnsi" w:eastAsiaTheme="minorEastAsia" w:hAnsiTheme="minorHAnsi" w:cstheme="minorBidi"/>
            <w:b w:val="0"/>
            <w:color w:val="auto"/>
            <w:sz w:val="22"/>
            <w:szCs w:val="22"/>
            <w:lang w:val="en-GB" w:eastAsia="en-GB"/>
          </w:rPr>
          <w:tab/>
        </w:r>
        <w:r w:rsidRPr="008C1E09">
          <w:rPr>
            <w:rStyle w:val="Hyperlink"/>
          </w:rPr>
          <w:t>Application List</w:t>
        </w:r>
        <w:r>
          <w:rPr>
            <w:webHidden/>
          </w:rPr>
          <w:tab/>
        </w:r>
        <w:r>
          <w:rPr>
            <w:webHidden/>
          </w:rPr>
          <w:fldChar w:fldCharType="begin"/>
        </w:r>
        <w:r>
          <w:rPr>
            <w:webHidden/>
          </w:rPr>
          <w:instrText xml:space="preserve"> PAGEREF _Toc125592981 \h </w:instrText>
        </w:r>
        <w:r>
          <w:rPr>
            <w:webHidden/>
          </w:rPr>
        </w:r>
      </w:ins>
      <w:r>
        <w:rPr>
          <w:webHidden/>
        </w:rPr>
        <w:fldChar w:fldCharType="separate"/>
      </w:r>
      <w:ins w:id="42" w:author="Sacintha Raj" w:date="2023-01-26T02:27:00Z">
        <w:r>
          <w:rPr>
            <w:webHidden/>
          </w:rPr>
          <w:t>35</w:t>
        </w:r>
        <w:r>
          <w:rPr>
            <w:webHidden/>
          </w:rPr>
          <w:fldChar w:fldCharType="end"/>
        </w:r>
        <w:r w:rsidRPr="008C1E09">
          <w:rPr>
            <w:rStyle w:val="Hyperlink"/>
          </w:rPr>
          <w:fldChar w:fldCharType="end"/>
        </w:r>
      </w:ins>
    </w:p>
    <w:p w14:paraId="676B202D" w14:textId="51383C91" w:rsidR="002A0923" w:rsidRDefault="002A0923">
      <w:pPr>
        <w:pStyle w:val="TOC2"/>
        <w:rPr>
          <w:ins w:id="43" w:author="Sacintha Raj" w:date="2023-01-26T02:27:00Z"/>
          <w:rFonts w:asciiTheme="minorHAnsi" w:eastAsiaTheme="minorEastAsia" w:hAnsiTheme="minorHAnsi" w:cstheme="minorBidi"/>
          <w:b w:val="0"/>
          <w:color w:val="auto"/>
          <w:sz w:val="22"/>
          <w:szCs w:val="22"/>
          <w:lang w:val="en-GB" w:eastAsia="en-GB"/>
        </w:rPr>
      </w:pPr>
      <w:ins w:id="44" w:author="Sacintha Raj" w:date="2023-01-26T02:27:00Z">
        <w:r w:rsidRPr="008C1E09">
          <w:rPr>
            <w:rStyle w:val="Hyperlink"/>
          </w:rPr>
          <w:fldChar w:fldCharType="begin"/>
        </w:r>
        <w:r w:rsidRPr="008C1E09">
          <w:rPr>
            <w:rStyle w:val="Hyperlink"/>
          </w:rPr>
          <w:instrText xml:space="preserve"> </w:instrText>
        </w:r>
        <w:r>
          <w:instrText>HYPERLINK \l "_Toc125592982"</w:instrText>
        </w:r>
        <w:r w:rsidRPr="008C1E09">
          <w:rPr>
            <w:rStyle w:val="Hyperlink"/>
          </w:rPr>
          <w:instrText xml:space="preserve"> </w:instrText>
        </w:r>
        <w:r w:rsidRPr="008C1E09">
          <w:rPr>
            <w:rStyle w:val="Hyperlink"/>
          </w:rPr>
        </w:r>
        <w:r w:rsidRPr="008C1E09">
          <w:rPr>
            <w:rStyle w:val="Hyperlink"/>
          </w:rPr>
          <w:fldChar w:fldCharType="separate"/>
        </w:r>
        <w:r w:rsidRPr="008C1E09">
          <w:rPr>
            <w:rStyle w:val="Hyperlink"/>
          </w:rPr>
          <w:t>2.2</w:t>
        </w:r>
        <w:r>
          <w:rPr>
            <w:rFonts w:asciiTheme="minorHAnsi" w:eastAsiaTheme="minorEastAsia" w:hAnsiTheme="minorHAnsi" w:cstheme="minorBidi"/>
            <w:b w:val="0"/>
            <w:color w:val="auto"/>
            <w:sz w:val="22"/>
            <w:szCs w:val="22"/>
            <w:lang w:val="en-GB" w:eastAsia="en-GB"/>
          </w:rPr>
          <w:tab/>
        </w:r>
        <w:r w:rsidRPr="008C1E09">
          <w:rPr>
            <w:rStyle w:val="Hyperlink"/>
          </w:rPr>
          <w:t>Glossary</w:t>
        </w:r>
        <w:r>
          <w:rPr>
            <w:webHidden/>
          </w:rPr>
          <w:tab/>
        </w:r>
        <w:r>
          <w:rPr>
            <w:webHidden/>
          </w:rPr>
          <w:fldChar w:fldCharType="begin"/>
        </w:r>
        <w:r>
          <w:rPr>
            <w:webHidden/>
          </w:rPr>
          <w:instrText xml:space="preserve"> PAGEREF _Toc125592982 \h </w:instrText>
        </w:r>
        <w:r>
          <w:rPr>
            <w:webHidden/>
          </w:rPr>
        </w:r>
      </w:ins>
      <w:r>
        <w:rPr>
          <w:webHidden/>
        </w:rPr>
        <w:fldChar w:fldCharType="separate"/>
      </w:r>
      <w:ins w:id="45" w:author="Sacintha Raj" w:date="2023-01-26T02:27:00Z">
        <w:r>
          <w:rPr>
            <w:webHidden/>
          </w:rPr>
          <w:t>35</w:t>
        </w:r>
        <w:r>
          <w:rPr>
            <w:webHidden/>
          </w:rPr>
          <w:fldChar w:fldCharType="end"/>
        </w:r>
        <w:r w:rsidRPr="008C1E09">
          <w:rPr>
            <w:rStyle w:val="Hyperlink"/>
          </w:rPr>
          <w:fldChar w:fldCharType="end"/>
        </w:r>
      </w:ins>
    </w:p>
    <w:p w14:paraId="33482629" w14:textId="13BE3F3C" w:rsidR="00144026" w:rsidDel="002A0923" w:rsidRDefault="00144026">
      <w:pPr>
        <w:pStyle w:val="TOC1"/>
        <w:rPr>
          <w:del w:id="46" w:author="Sacintha Raj" w:date="2023-01-26T02:27:00Z"/>
          <w:rFonts w:asciiTheme="minorHAnsi" w:eastAsiaTheme="minorEastAsia" w:hAnsiTheme="minorHAnsi" w:cstheme="minorBidi"/>
          <w:b w:val="0"/>
          <w:color w:val="auto"/>
          <w:sz w:val="22"/>
          <w:szCs w:val="22"/>
          <w:lang w:val="en-GB" w:eastAsia="en-GB"/>
        </w:rPr>
      </w:pPr>
      <w:del w:id="47" w:author="Sacintha Raj" w:date="2023-01-26T02:27:00Z">
        <w:r w:rsidRPr="002A0923" w:rsidDel="002A0923">
          <w:rPr>
            <w:rStyle w:val="Hyperlink"/>
            <w:rPrChange w:id="48" w:author="Sacintha Raj" w:date="2023-01-26T02:27:00Z">
              <w:rPr>
                <w:rStyle w:val="Hyperlink"/>
              </w:rPr>
            </w:rPrChange>
          </w:rPr>
          <w:delText>Table of Contents</w:delText>
        </w:r>
        <w:r w:rsidDel="002A0923">
          <w:rPr>
            <w:webHidden/>
          </w:rPr>
          <w:tab/>
          <w:delText>4</w:delText>
        </w:r>
      </w:del>
    </w:p>
    <w:p w14:paraId="71ECBE46" w14:textId="2DCAD7A6" w:rsidR="00144026" w:rsidDel="002A0923" w:rsidRDefault="00144026">
      <w:pPr>
        <w:pStyle w:val="TOC2"/>
        <w:rPr>
          <w:del w:id="49" w:author="Sacintha Raj" w:date="2023-01-26T02:27:00Z"/>
          <w:rFonts w:asciiTheme="minorHAnsi" w:eastAsiaTheme="minorEastAsia" w:hAnsiTheme="minorHAnsi" w:cstheme="minorBidi"/>
          <w:b w:val="0"/>
          <w:color w:val="auto"/>
          <w:sz w:val="22"/>
          <w:szCs w:val="22"/>
          <w:lang w:val="en-GB" w:eastAsia="en-GB"/>
        </w:rPr>
      </w:pPr>
      <w:del w:id="50" w:author="Sacintha Raj" w:date="2023-01-26T02:27:00Z">
        <w:r w:rsidRPr="002A0923" w:rsidDel="002A0923">
          <w:rPr>
            <w:rStyle w:val="Hyperlink"/>
            <w:rPrChange w:id="51" w:author="Sacintha Raj" w:date="2023-01-26T02:27:00Z">
              <w:rPr>
                <w:rStyle w:val="Hyperlink"/>
              </w:rPr>
            </w:rPrChange>
          </w:rPr>
          <w:delText>1.1</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52" w:author="Sacintha Raj" w:date="2023-01-26T02:27:00Z">
              <w:rPr>
                <w:rStyle w:val="Hyperlink"/>
              </w:rPr>
            </w:rPrChange>
          </w:rPr>
          <w:delText>Introduction</w:delText>
        </w:r>
        <w:r w:rsidDel="002A0923">
          <w:rPr>
            <w:webHidden/>
          </w:rPr>
          <w:tab/>
          <w:delText>5</w:delText>
        </w:r>
      </w:del>
    </w:p>
    <w:p w14:paraId="224C69EF" w14:textId="55954E4B" w:rsidR="00144026" w:rsidDel="002A0923" w:rsidRDefault="00144026">
      <w:pPr>
        <w:pStyle w:val="TOC2"/>
        <w:rPr>
          <w:del w:id="53" w:author="Sacintha Raj" w:date="2023-01-26T02:27:00Z"/>
          <w:rFonts w:asciiTheme="minorHAnsi" w:eastAsiaTheme="minorEastAsia" w:hAnsiTheme="minorHAnsi" w:cstheme="minorBidi"/>
          <w:b w:val="0"/>
          <w:color w:val="auto"/>
          <w:sz w:val="22"/>
          <w:szCs w:val="22"/>
          <w:lang w:val="en-GB" w:eastAsia="en-GB"/>
        </w:rPr>
      </w:pPr>
      <w:del w:id="54" w:author="Sacintha Raj" w:date="2023-01-26T02:27:00Z">
        <w:r w:rsidRPr="002A0923" w:rsidDel="002A0923">
          <w:rPr>
            <w:rStyle w:val="Hyperlink"/>
            <w:rPrChange w:id="55" w:author="Sacintha Raj" w:date="2023-01-26T02:27:00Z">
              <w:rPr>
                <w:rStyle w:val="Hyperlink"/>
              </w:rPr>
            </w:rPrChange>
          </w:rPr>
          <w:delText>1.2</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56" w:author="Sacintha Raj" w:date="2023-01-26T02:27:00Z">
              <w:rPr>
                <w:rStyle w:val="Hyperlink"/>
              </w:rPr>
            </w:rPrChange>
          </w:rPr>
          <w:delText>Document Purpose</w:delText>
        </w:r>
        <w:r w:rsidDel="002A0923">
          <w:rPr>
            <w:webHidden/>
          </w:rPr>
          <w:tab/>
          <w:delText>5</w:delText>
        </w:r>
      </w:del>
    </w:p>
    <w:p w14:paraId="6888BBE1" w14:textId="224C8BD4" w:rsidR="00144026" w:rsidDel="002A0923" w:rsidRDefault="00144026">
      <w:pPr>
        <w:pStyle w:val="TOC2"/>
        <w:rPr>
          <w:del w:id="57" w:author="Sacintha Raj" w:date="2023-01-26T02:27:00Z"/>
          <w:rFonts w:asciiTheme="minorHAnsi" w:eastAsiaTheme="minorEastAsia" w:hAnsiTheme="minorHAnsi" w:cstheme="minorBidi"/>
          <w:b w:val="0"/>
          <w:color w:val="auto"/>
          <w:sz w:val="22"/>
          <w:szCs w:val="22"/>
          <w:lang w:val="en-GB" w:eastAsia="en-GB"/>
        </w:rPr>
      </w:pPr>
      <w:del w:id="58" w:author="Sacintha Raj" w:date="2023-01-26T02:27:00Z">
        <w:r w:rsidRPr="002A0923" w:rsidDel="002A0923">
          <w:rPr>
            <w:rStyle w:val="Hyperlink"/>
            <w:rPrChange w:id="59" w:author="Sacintha Raj" w:date="2023-01-26T02:27:00Z">
              <w:rPr>
                <w:rStyle w:val="Hyperlink"/>
              </w:rPr>
            </w:rPrChange>
          </w:rPr>
          <w:delText>1.3</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60" w:author="Sacintha Raj" w:date="2023-01-26T02:27:00Z">
              <w:rPr>
                <w:rStyle w:val="Hyperlink"/>
              </w:rPr>
            </w:rPrChange>
          </w:rPr>
          <w:delText>Business Drivers:</w:delText>
        </w:r>
        <w:r w:rsidDel="002A0923">
          <w:rPr>
            <w:webHidden/>
          </w:rPr>
          <w:tab/>
          <w:delText>5</w:delText>
        </w:r>
      </w:del>
    </w:p>
    <w:p w14:paraId="609CA092" w14:textId="50C472A3" w:rsidR="00144026" w:rsidDel="002A0923" w:rsidRDefault="00144026">
      <w:pPr>
        <w:pStyle w:val="TOC2"/>
        <w:rPr>
          <w:del w:id="61" w:author="Sacintha Raj" w:date="2023-01-26T02:27:00Z"/>
          <w:rFonts w:asciiTheme="minorHAnsi" w:eastAsiaTheme="minorEastAsia" w:hAnsiTheme="minorHAnsi" w:cstheme="minorBidi"/>
          <w:b w:val="0"/>
          <w:color w:val="auto"/>
          <w:sz w:val="22"/>
          <w:szCs w:val="22"/>
          <w:lang w:val="en-GB" w:eastAsia="en-GB"/>
        </w:rPr>
      </w:pPr>
      <w:del w:id="62" w:author="Sacintha Raj" w:date="2023-01-26T02:27:00Z">
        <w:r w:rsidRPr="002A0923" w:rsidDel="002A0923">
          <w:rPr>
            <w:rStyle w:val="Hyperlink"/>
            <w:rPrChange w:id="63" w:author="Sacintha Raj" w:date="2023-01-26T02:27:00Z">
              <w:rPr>
                <w:rStyle w:val="Hyperlink"/>
              </w:rPr>
            </w:rPrChange>
          </w:rPr>
          <w:delText>1.4</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64" w:author="Sacintha Raj" w:date="2023-01-26T02:27:00Z">
              <w:rPr>
                <w:rStyle w:val="Hyperlink"/>
              </w:rPr>
            </w:rPrChange>
          </w:rPr>
          <w:delText>Scope</w:delText>
        </w:r>
        <w:r w:rsidDel="002A0923">
          <w:rPr>
            <w:webHidden/>
          </w:rPr>
          <w:tab/>
          <w:delText>6</w:delText>
        </w:r>
      </w:del>
    </w:p>
    <w:p w14:paraId="73C8E836" w14:textId="689EDD56" w:rsidR="00144026" w:rsidDel="002A0923" w:rsidRDefault="00144026">
      <w:pPr>
        <w:pStyle w:val="TOC2"/>
        <w:rPr>
          <w:del w:id="65" w:author="Sacintha Raj" w:date="2023-01-26T02:27:00Z"/>
          <w:rFonts w:asciiTheme="minorHAnsi" w:eastAsiaTheme="minorEastAsia" w:hAnsiTheme="minorHAnsi" w:cstheme="minorBidi"/>
          <w:b w:val="0"/>
          <w:color w:val="auto"/>
          <w:sz w:val="22"/>
          <w:szCs w:val="22"/>
          <w:lang w:val="en-GB" w:eastAsia="en-GB"/>
        </w:rPr>
      </w:pPr>
      <w:del w:id="66" w:author="Sacintha Raj" w:date="2023-01-26T02:27:00Z">
        <w:r w:rsidRPr="002A0923" w:rsidDel="002A0923">
          <w:rPr>
            <w:rStyle w:val="Hyperlink"/>
            <w:rPrChange w:id="67" w:author="Sacintha Raj" w:date="2023-01-26T02:27:00Z">
              <w:rPr>
                <w:rStyle w:val="Hyperlink"/>
              </w:rPr>
            </w:rPrChange>
          </w:rPr>
          <w:delText>1.5</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68" w:author="Sacintha Raj" w:date="2023-01-26T02:27:00Z">
              <w:rPr>
                <w:rStyle w:val="Hyperlink"/>
              </w:rPr>
            </w:rPrChange>
          </w:rPr>
          <w:delText>Architectural Goals and Constraints</w:delText>
        </w:r>
        <w:r w:rsidDel="002A0923">
          <w:rPr>
            <w:webHidden/>
          </w:rPr>
          <w:tab/>
          <w:delText>9</w:delText>
        </w:r>
      </w:del>
    </w:p>
    <w:p w14:paraId="7D816463" w14:textId="3590001E" w:rsidR="00144026" w:rsidDel="002A0923" w:rsidRDefault="00144026">
      <w:pPr>
        <w:pStyle w:val="TOC2"/>
        <w:rPr>
          <w:del w:id="69" w:author="Sacintha Raj" w:date="2023-01-26T02:27:00Z"/>
          <w:rFonts w:asciiTheme="minorHAnsi" w:eastAsiaTheme="minorEastAsia" w:hAnsiTheme="minorHAnsi" w:cstheme="minorBidi"/>
          <w:b w:val="0"/>
          <w:color w:val="auto"/>
          <w:sz w:val="22"/>
          <w:szCs w:val="22"/>
          <w:lang w:val="en-GB" w:eastAsia="en-GB"/>
        </w:rPr>
      </w:pPr>
      <w:del w:id="70" w:author="Sacintha Raj" w:date="2023-01-26T02:27:00Z">
        <w:r w:rsidRPr="002A0923" w:rsidDel="002A0923">
          <w:rPr>
            <w:rStyle w:val="Hyperlink"/>
            <w:rPrChange w:id="71" w:author="Sacintha Raj" w:date="2023-01-26T02:27:00Z">
              <w:rPr>
                <w:rStyle w:val="Hyperlink"/>
              </w:rPr>
            </w:rPrChange>
          </w:rPr>
          <w:delText>1.6</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72" w:author="Sacintha Raj" w:date="2023-01-26T02:27:00Z">
              <w:rPr>
                <w:rStyle w:val="Hyperlink"/>
              </w:rPr>
            </w:rPrChange>
          </w:rPr>
          <w:delText>Architecture Definition</w:delText>
        </w:r>
        <w:r w:rsidDel="002A0923">
          <w:rPr>
            <w:webHidden/>
          </w:rPr>
          <w:tab/>
          <w:delText>32</w:delText>
        </w:r>
      </w:del>
    </w:p>
    <w:p w14:paraId="67F52512" w14:textId="3009669F" w:rsidR="00144026" w:rsidDel="002A0923" w:rsidRDefault="00144026">
      <w:pPr>
        <w:pStyle w:val="TOC2"/>
        <w:rPr>
          <w:del w:id="73" w:author="Sacintha Raj" w:date="2023-01-26T02:27:00Z"/>
          <w:rFonts w:asciiTheme="minorHAnsi" w:eastAsiaTheme="minorEastAsia" w:hAnsiTheme="minorHAnsi" w:cstheme="minorBidi"/>
          <w:b w:val="0"/>
          <w:color w:val="auto"/>
          <w:sz w:val="22"/>
          <w:szCs w:val="22"/>
          <w:lang w:val="en-GB" w:eastAsia="en-GB"/>
        </w:rPr>
      </w:pPr>
      <w:del w:id="74" w:author="Sacintha Raj" w:date="2023-01-26T02:27:00Z">
        <w:r w:rsidRPr="002A0923" w:rsidDel="002A0923">
          <w:rPr>
            <w:rStyle w:val="Hyperlink"/>
            <w:rPrChange w:id="75" w:author="Sacintha Raj" w:date="2023-01-26T02:27:00Z">
              <w:rPr>
                <w:rStyle w:val="Hyperlink"/>
              </w:rPr>
            </w:rPrChange>
          </w:rPr>
          <w:delText>Design Ob</w:delText>
        </w:r>
        <w:r w:rsidRPr="002A0923" w:rsidDel="002A0923">
          <w:rPr>
            <w:rStyle w:val="Hyperlink"/>
            <w:rPrChange w:id="76" w:author="Sacintha Raj" w:date="2023-01-26T02:27:00Z">
              <w:rPr>
                <w:rStyle w:val="Hyperlink"/>
              </w:rPr>
            </w:rPrChange>
          </w:rPr>
          <w:delText>j</w:delText>
        </w:r>
        <w:r w:rsidRPr="002A0923" w:rsidDel="002A0923">
          <w:rPr>
            <w:rStyle w:val="Hyperlink"/>
            <w:rPrChange w:id="77" w:author="Sacintha Raj" w:date="2023-01-26T02:27:00Z">
              <w:rPr>
                <w:rStyle w:val="Hyperlink"/>
              </w:rPr>
            </w:rPrChange>
          </w:rPr>
          <w:delText>ectives</w:delText>
        </w:r>
        <w:r w:rsidDel="002A0923">
          <w:rPr>
            <w:webHidden/>
          </w:rPr>
          <w:tab/>
          <w:delText>34</w:delText>
        </w:r>
      </w:del>
    </w:p>
    <w:p w14:paraId="429C0E2A" w14:textId="65DAD2F3" w:rsidR="00144026" w:rsidDel="002A0923" w:rsidRDefault="00144026">
      <w:pPr>
        <w:pStyle w:val="TOC2"/>
        <w:rPr>
          <w:del w:id="78" w:author="Sacintha Raj" w:date="2023-01-26T02:27:00Z"/>
          <w:rFonts w:asciiTheme="minorHAnsi" w:eastAsiaTheme="minorEastAsia" w:hAnsiTheme="minorHAnsi" w:cstheme="minorBidi"/>
          <w:b w:val="0"/>
          <w:color w:val="auto"/>
          <w:sz w:val="22"/>
          <w:szCs w:val="22"/>
          <w:lang w:val="en-GB" w:eastAsia="en-GB"/>
        </w:rPr>
      </w:pPr>
      <w:del w:id="79" w:author="Sacintha Raj" w:date="2023-01-26T02:27:00Z">
        <w:r w:rsidRPr="002A0923" w:rsidDel="002A0923">
          <w:rPr>
            <w:rStyle w:val="Hyperlink"/>
            <w:rPrChange w:id="80" w:author="Sacintha Raj" w:date="2023-01-26T02:27:00Z">
              <w:rPr>
                <w:rStyle w:val="Hyperlink"/>
              </w:rPr>
            </w:rPrChange>
          </w:rPr>
          <w:delText>1.7</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81" w:author="Sacintha Raj" w:date="2023-01-26T02:27:00Z">
              <w:rPr>
                <w:rStyle w:val="Hyperlink"/>
              </w:rPr>
            </w:rPrChange>
          </w:rPr>
          <w:delText>Approach</w:delText>
        </w:r>
        <w:r w:rsidDel="002A0923">
          <w:rPr>
            <w:webHidden/>
          </w:rPr>
          <w:tab/>
          <w:delText>35</w:delText>
        </w:r>
      </w:del>
    </w:p>
    <w:p w14:paraId="77D826F0" w14:textId="061112EA" w:rsidR="00144026" w:rsidDel="002A0923" w:rsidRDefault="00144026">
      <w:pPr>
        <w:pStyle w:val="TOC2"/>
        <w:rPr>
          <w:del w:id="82" w:author="Sacintha Raj" w:date="2023-01-26T02:27:00Z"/>
          <w:rFonts w:asciiTheme="minorHAnsi" w:eastAsiaTheme="minorEastAsia" w:hAnsiTheme="minorHAnsi" w:cstheme="minorBidi"/>
          <w:b w:val="0"/>
          <w:color w:val="auto"/>
          <w:sz w:val="22"/>
          <w:szCs w:val="22"/>
          <w:lang w:val="en-GB" w:eastAsia="en-GB"/>
        </w:rPr>
      </w:pPr>
      <w:del w:id="83" w:author="Sacintha Raj" w:date="2023-01-26T02:27:00Z">
        <w:r w:rsidRPr="002A0923" w:rsidDel="002A0923">
          <w:rPr>
            <w:rStyle w:val="Hyperlink"/>
            <w:rPrChange w:id="84" w:author="Sacintha Raj" w:date="2023-01-26T02:27:00Z">
              <w:rPr>
                <w:rStyle w:val="Hyperlink"/>
              </w:rPr>
            </w:rPrChange>
          </w:rPr>
          <w:delText>1.8</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85" w:author="Sacintha Raj" w:date="2023-01-26T02:27:00Z">
              <w:rPr>
                <w:rStyle w:val="Hyperlink"/>
              </w:rPr>
            </w:rPrChange>
          </w:rPr>
          <w:delText>Assumptions</w:delText>
        </w:r>
        <w:r w:rsidDel="002A0923">
          <w:rPr>
            <w:webHidden/>
          </w:rPr>
          <w:tab/>
          <w:delText>35</w:delText>
        </w:r>
      </w:del>
    </w:p>
    <w:p w14:paraId="3A5AC28B" w14:textId="61EFD735" w:rsidR="00144026" w:rsidDel="002A0923" w:rsidRDefault="00144026">
      <w:pPr>
        <w:pStyle w:val="TOC2"/>
        <w:rPr>
          <w:del w:id="86" w:author="Sacintha Raj" w:date="2023-01-26T02:27:00Z"/>
          <w:rFonts w:asciiTheme="minorHAnsi" w:eastAsiaTheme="minorEastAsia" w:hAnsiTheme="minorHAnsi" w:cstheme="minorBidi"/>
          <w:b w:val="0"/>
          <w:color w:val="auto"/>
          <w:sz w:val="22"/>
          <w:szCs w:val="22"/>
          <w:lang w:val="en-GB" w:eastAsia="en-GB"/>
        </w:rPr>
      </w:pPr>
      <w:del w:id="87" w:author="Sacintha Raj" w:date="2023-01-26T02:27:00Z">
        <w:r w:rsidRPr="002A0923" w:rsidDel="002A0923">
          <w:rPr>
            <w:rStyle w:val="Hyperlink"/>
            <w:rPrChange w:id="88" w:author="Sacintha Raj" w:date="2023-01-26T02:27:00Z">
              <w:rPr>
                <w:rStyle w:val="Hyperlink"/>
              </w:rPr>
            </w:rPrChange>
          </w:rPr>
          <w:delText>1.9</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89" w:author="Sacintha Raj" w:date="2023-01-26T02:27:00Z">
              <w:rPr>
                <w:rStyle w:val="Hyperlink"/>
              </w:rPr>
            </w:rPrChange>
          </w:rPr>
          <w:delText>Dependencies</w:delText>
        </w:r>
        <w:r w:rsidDel="002A0923">
          <w:rPr>
            <w:webHidden/>
          </w:rPr>
          <w:tab/>
          <w:delText>36</w:delText>
        </w:r>
      </w:del>
    </w:p>
    <w:p w14:paraId="46E623FD" w14:textId="781EF003" w:rsidR="00144026" w:rsidDel="002A0923" w:rsidRDefault="00144026">
      <w:pPr>
        <w:pStyle w:val="TOC1"/>
        <w:rPr>
          <w:del w:id="90" w:author="Sacintha Raj" w:date="2023-01-26T02:27:00Z"/>
          <w:rFonts w:asciiTheme="minorHAnsi" w:eastAsiaTheme="minorEastAsia" w:hAnsiTheme="minorHAnsi" w:cstheme="minorBidi"/>
          <w:b w:val="0"/>
          <w:color w:val="auto"/>
          <w:sz w:val="22"/>
          <w:szCs w:val="22"/>
          <w:lang w:val="en-GB" w:eastAsia="en-GB"/>
        </w:rPr>
      </w:pPr>
      <w:del w:id="91" w:author="Sacintha Raj" w:date="2023-01-26T02:27:00Z">
        <w:r w:rsidRPr="002A0923" w:rsidDel="002A0923">
          <w:rPr>
            <w:rStyle w:val="Hyperlink"/>
            <w:rPrChange w:id="92" w:author="Sacintha Raj" w:date="2023-01-26T02:27:00Z">
              <w:rPr>
                <w:rStyle w:val="Hyperlink"/>
              </w:rPr>
            </w:rPrChange>
          </w:rPr>
          <w:delText>2</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93" w:author="Sacintha Raj" w:date="2023-01-26T02:27:00Z">
              <w:rPr>
                <w:rStyle w:val="Hyperlink"/>
              </w:rPr>
            </w:rPrChange>
          </w:rPr>
          <w:delText>Appendix</w:delText>
        </w:r>
        <w:r w:rsidDel="002A0923">
          <w:rPr>
            <w:webHidden/>
          </w:rPr>
          <w:tab/>
          <w:delText>36</w:delText>
        </w:r>
      </w:del>
    </w:p>
    <w:p w14:paraId="05FF846B" w14:textId="191B7487" w:rsidR="00144026" w:rsidDel="002A0923" w:rsidRDefault="00144026">
      <w:pPr>
        <w:pStyle w:val="TOC2"/>
        <w:rPr>
          <w:del w:id="94" w:author="Sacintha Raj" w:date="2023-01-26T02:27:00Z"/>
          <w:rFonts w:asciiTheme="minorHAnsi" w:eastAsiaTheme="minorEastAsia" w:hAnsiTheme="minorHAnsi" w:cstheme="minorBidi"/>
          <w:b w:val="0"/>
          <w:color w:val="auto"/>
          <w:sz w:val="22"/>
          <w:szCs w:val="22"/>
          <w:lang w:val="en-GB" w:eastAsia="en-GB"/>
        </w:rPr>
      </w:pPr>
      <w:del w:id="95" w:author="Sacintha Raj" w:date="2023-01-26T02:27:00Z">
        <w:r w:rsidRPr="002A0923" w:rsidDel="002A0923">
          <w:rPr>
            <w:rStyle w:val="Hyperlink"/>
            <w:rPrChange w:id="96" w:author="Sacintha Raj" w:date="2023-01-26T02:27:00Z">
              <w:rPr>
                <w:rStyle w:val="Hyperlink"/>
              </w:rPr>
            </w:rPrChange>
          </w:rPr>
          <w:delText>2.1</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97" w:author="Sacintha Raj" w:date="2023-01-26T02:27:00Z">
              <w:rPr>
                <w:rStyle w:val="Hyperlink"/>
              </w:rPr>
            </w:rPrChange>
          </w:rPr>
          <w:delText>Application List</w:delText>
        </w:r>
        <w:r w:rsidDel="002A0923">
          <w:rPr>
            <w:webHidden/>
          </w:rPr>
          <w:tab/>
          <w:delText>36</w:delText>
        </w:r>
      </w:del>
    </w:p>
    <w:p w14:paraId="3687B8BD" w14:textId="7113B2EE" w:rsidR="00144026" w:rsidDel="002A0923" w:rsidRDefault="00144026">
      <w:pPr>
        <w:pStyle w:val="TOC2"/>
        <w:rPr>
          <w:del w:id="98" w:author="Sacintha Raj" w:date="2023-01-26T02:27:00Z"/>
          <w:rFonts w:asciiTheme="minorHAnsi" w:eastAsiaTheme="minorEastAsia" w:hAnsiTheme="minorHAnsi" w:cstheme="minorBidi"/>
          <w:b w:val="0"/>
          <w:color w:val="auto"/>
          <w:sz w:val="22"/>
          <w:szCs w:val="22"/>
          <w:lang w:val="en-GB" w:eastAsia="en-GB"/>
        </w:rPr>
      </w:pPr>
      <w:del w:id="99" w:author="Sacintha Raj" w:date="2023-01-26T02:27:00Z">
        <w:r w:rsidRPr="002A0923" w:rsidDel="002A0923">
          <w:rPr>
            <w:rStyle w:val="Hyperlink"/>
            <w:rPrChange w:id="100" w:author="Sacintha Raj" w:date="2023-01-26T02:27:00Z">
              <w:rPr>
                <w:rStyle w:val="Hyperlink"/>
              </w:rPr>
            </w:rPrChange>
          </w:rPr>
          <w:delText>2.2</w:delText>
        </w:r>
        <w:r w:rsidDel="002A0923">
          <w:rPr>
            <w:rFonts w:asciiTheme="minorHAnsi" w:eastAsiaTheme="minorEastAsia" w:hAnsiTheme="minorHAnsi" w:cstheme="minorBidi"/>
            <w:b w:val="0"/>
            <w:color w:val="auto"/>
            <w:sz w:val="22"/>
            <w:szCs w:val="22"/>
            <w:lang w:val="en-GB" w:eastAsia="en-GB"/>
          </w:rPr>
          <w:tab/>
        </w:r>
        <w:r w:rsidRPr="002A0923" w:rsidDel="002A0923">
          <w:rPr>
            <w:rStyle w:val="Hyperlink"/>
            <w:rPrChange w:id="101" w:author="Sacintha Raj" w:date="2023-01-26T02:27:00Z">
              <w:rPr>
                <w:rStyle w:val="Hyperlink"/>
              </w:rPr>
            </w:rPrChange>
          </w:rPr>
          <w:delText>Glossary</w:delText>
        </w:r>
        <w:r w:rsidDel="002A0923">
          <w:rPr>
            <w:webHidden/>
          </w:rPr>
          <w:tab/>
          <w:delText>37</w:delText>
        </w:r>
      </w:del>
    </w:p>
    <w:p w14:paraId="357B08D8" w14:textId="0FC70986" w:rsidR="00F6383C" w:rsidDel="00144026" w:rsidRDefault="00F6383C">
      <w:pPr>
        <w:pStyle w:val="TOC1"/>
        <w:rPr>
          <w:del w:id="102" w:author="Sacintha Raj" w:date="2023-01-25T17:35:00Z"/>
          <w:rFonts w:asciiTheme="minorHAnsi" w:eastAsiaTheme="minorEastAsia" w:hAnsiTheme="minorHAnsi" w:cstheme="minorBidi"/>
          <w:b w:val="0"/>
          <w:color w:val="auto"/>
          <w:sz w:val="22"/>
          <w:szCs w:val="22"/>
          <w:lang w:val="en-GB" w:eastAsia="en-GB"/>
        </w:rPr>
      </w:pPr>
      <w:del w:id="103" w:author="Sacintha Raj" w:date="2023-01-25T17:35:00Z">
        <w:r w:rsidRPr="00144026" w:rsidDel="00144026">
          <w:rPr>
            <w:rPrChange w:id="104" w:author="Sacintha Raj" w:date="2023-01-25T17:35:00Z">
              <w:rPr>
                <w:rStyle w:val="Hyperlink"/>
              </w:rPr>
            </w:rPrChange>
          </w:rPr>
          <w:delText>Table of Contents</w:delText>
        </w:r>
        <w:r w:rsidDel="00144026">
          <w:rPr>
            <w:webHidden/>
          </w:rPr>
          <w:tab/>
          <w:delText>3</w:delText>
        </w:r>
      </w:del>
    </w:p>
    <w:p w14:paraId="4C0F1BF6" w14:textId="4BAA52C7" w:rsidR="00F6383C" w:rsidDel="00144026" w:rsidRDefault="00F6383C">
      <w:pPr>
        <w:pStyle w:val="TOC2"/>
        <w:rPr>
          <w:del w:id="105" w:author="Sacintha Raj" w:date="2023-01-25T17:35:00Z"/>
          <w:rFonts w:asciiTheme="minorHAnsi" w:eastAsiaTheme="minorEastAsia" w:hAnsiTheme="minorHAnsi" w:cstheme="minorBidi"/>
          <w:b w:val="0"/>
          <w:color w:val="auto"/>
          <w:sz w:val="22"/>
          <w:szCs w:val="22"/>
          <w:lang w:val="en-GB" w:eastAsia="en-GB"/>
        </w:rPr>
      </w:pPr>
      <w:del w:id="106" w:author="Sacintha Raj" w:date="2023-01-25T17:35:00Z">
        <w:r w:rsidRPr="00144026" w:rsidDel="00144026">
          <w:rPr>
            <w:rPrChange w:id="107" w:author="Sacintha Raj" w:date="2023-01-25T17:35:00Z">
              <w:rPr>
                <w:rStyle w:val="Hyperlink"/>
              </w:rPr>
            </w:rPrChange>
          </w:rPr>
          <w:delText>1.1</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08" w:author="Sacintha Raj" w:date="2023-01-25T17:35:00Z">
              <w:rPr>
                <w:rStyle w:val="Hyperlink"/>
              </w:rPr>
            </w:rPrChange>
          </w:rPr>
          <w:delText>Introduction</w:delText>
        </w:r>
        <w:r w:rsidDel="00144026">
          <w:rPr>
            <w:webHidden/>
          </w:rPr>
          <w:tab/>
          <w:delText>4</w:delText>
        </w:r>
      </w:del>
    </w:p>
    <w:p w14:paraId="7AB08FDE" w14:textId="184834EB" w:rsidR="00F6383C" w:rsidDel="00144026" w:rsidRDefault="00F6383C">
      <w:pPr>
        <w:pStyle w:val="TOC2"/>
        <w:rPr>
          <w:del w:id="109" w:author="Sacintha Raj" w:date="2023-01-25T17:35:00Z"/>
          <w:rFonts w:asciiTheme="minorHAnsi" w:eastAsiaTheme="minorEastAsia" w:hAnsiTheme="minorHAnsi" w:cstheme="minorBidi"/>
          <w:b w:val="0"/>
          <w:color w:val="auto"/>
          <w:sz w:val="22"/>
          <w:szCs w:val="22"/>
          <w:lang w:val="en-GB" w:eastAsia="en-GB"/>
        </w:rPr>
      </w:pPr>
      <w:del w:id="110" w:author="Sacintha Raj" w:date="2023-01-25T17:35:00Z">
        <w:r w:rsidRPr="00144026" w:rsidDel="00144026">
          <w:rPr>
            <w:rPrChange w:id="111" w:author="Sacintha Raj" w:date="2023-01-25T17:35:00Z">
              <w:rPr>
                <w:rStyle w:val="Hyperlink"/>
              </w:rPr>
            </w:rPrChange>
          </w:rPr>
          <w:delText>1.2</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12" w:author="Sacintha Raj" w:date="2023-01-25T17:35:00Z">
              <w:rPr>
                <w:rStyle w:val="Hyperlink"/>
              </w:rPr>
            </w:rPrChange>
          </w:rPr>
          <w:delText>Document Purpose</w:delText>
        </w:r>
        <w:r w:rsidDel="00144026">
          <w:rPr>
            <w:webHidden/>
          </w:rPr>
          <w:tab/>
          <w:delText>4</w:delText>
        </w:r>
      </w:del>
    </w:p>
    <w:p w14:paraId="628C403E" w14:textId="0EB55E48" w:rsidR="00F6383C" w:rsidDel="00144026" w:rsidRDefault="00F6383C">
      <w:pPr>
        <w:pStyle w:val="TOC2"/>
        <w:rPr>
          <w:del w:id="113" w:author="Sacintha Raj" w:date="2023-01-25T17:35:00Z"/>
          <w:rFonts w:asciiTheme="minorHAnsi" w:eastAsiaTheme="minorEastAsia" w:hAnsiTheme="minorHAnsi" w:cstheme="minorBidi"/>
          <w:b w:val="0"/>
          <w:color w:val="auto"/>
          <w:sz w:val="22"/>
          <w:szCs w:val="22"/>
          <w:lang w:val="en-GB" w:eastAsia="en-GB"/>
        </w:rPr>
      </w:pPr>
      <w:del w:id="114" w:author="Sacintha Raj" w:date="2023-01-25T17:35:00Z">
        <w:r w:rsidRPr="00144026" w:rsidDel="00144026">
          <w:rPr>
            <w:rPrChange w:id="115" w:author="Sacintha Raj" w:date="2023-01-25T17:35:00Z">
              <w:rPr>
                <w:rStyle w:val="Hyperlink"/>
              </w:rPr>
            </w:rPrChange>
          </w:rPr>
          <w:delText>1.3</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16" w:author="Sacintha Raj" w:date="2023-01-25T17:35:00Z">
              <w:rPr>
                <w:rStyle w:val="Hyperlink"/>
              </w:rPr>
            </w:rPrChange>
          </w:rPr>
          <w:delText>Business Drivers :</w:delText>
        </w:r>
        <w:r w:rsidDel="00144026">
          <w:rPr>
            <w:webHidden/>
          </w:rPr>
          <w:tab/>
          <w:delText>4</w:delText>
        </w:r>
      </w:del>
    </w:p>
    <w:p w14:paraId="39896975" w14:textId="4AA5454C" w:rsidR="00F6383C" w:rsidDel="00144026" w:rsidRDefault="00F6383C">
      <w:pPr>
        <w:pStyle w:val="TOC2"/>
        <w:rPr>
          <w:del w:id="117" w:author="Sacintha Raj" w:date="2023-01-25T17:35:00Z"/>
          <w:rFonts w:asciiTheme="minorHAnsi" w:eastAsiaTheme="minorEastAsia" w:hAnsiTheme="minorHAnsi" w:cstheme="minorBidi"/>
          <w:b w:val="0"/>
          <w:color w:val="auto"/>
          <w:sz w:val="22"/>
          <w:szCs w:val="22"/>
          <w:lang w:val="en-GB" w:eastAsia="en-GB"/>
        </w:rPr>
      </w:pPr>
      <w:del w:id="118" w:author="Sacintha Raj" w:date="2023-01-25T17:35:00Z">
        <w:r w:rsidRPr="00144026" w:rsidDel="00144026">
          <w:rPr>
            <w:rPrChange w:id="119" w:author="Sacintha Raj" w:date="2023-01-25T17:35:00Z">
              <w:rPr>
                <w:rStyle w:val="Hyperlink"/>
              </w:rPr>
            </w:rPrChange>
          </w:rPr>
          <w:delText>1.4</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20" w:author="Sacintha Raj" w:date="2023-01-25T17:35:00Z">
              <w:rPr>
                <w:rStyle w:val="Hyperlink"/>
              </w:rPr>
            </w:rPrChange>
          </w:rPr>
          <w:delText>Scope</w:delText>
        </w:r>
        <w:r w:rsidDel="00144026">
          <w:rPr>
            <w:webHidden/>
          </w:rPr>
          <w:tab/>
          <w:delText>5</w:delText>
        </w:r>
      </w:del>
    </w:p>
    <w:p w14:paraId="679F8CA9" w14:textId="48C5C07B" w:rsidR="00F6383C" w:rsidDel="00144026" w:rsidRDefault="00F6383C">
      <w:pPr>
        <w:pStyle w:val="TOC2"/>
        <w:rPr>
          <w:del w:id="121" w:author="Sacintha Raj" w:date="2023-01-25T17:35:00Z"/>
          <w:rFonts w:asciiTheme="minorHAnsi" w:eastAsiaTheme="minorEastAsia" w:hAnsiTheme="minorHAnsi" w:cstheme="minorBidi"/>
          <w:b w:val="0"/>
          <w:color w:val="auto"/>
          <w:sz w:val="22"/>
          <w:szCs w:val="22"/>
          <w:lang w:val="en-GB" w:eastAsia="en-GB"/>
        </w:rPr>
      </w:pPr>
      <w:del w:id="122" w:author="Sacintha Raj" w:date="2023-01-25T17:35:00Z">
        <w:r w:rsidRPr="00144026" w:rsidDel="00144026">
          <w:rPr>
            <w:rPrChange w:id="123" w:author="Sacintha Raj" w:date="2023-01-25T17:35:00Z">
              <w:rPr>
                <w:rStyle w:val="Hyperlink"/>
              </w:rPr>
            </w:rPrChange>
          </w:rPr>
          <w:delText>1.5</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24" w:author="Sacintha Raj" w:date="2023-01-25T17:35:00Z">
              <w:rPr>
                <w:rStyle w:val="Hyperlink"/>
              </w:rPr>
            </w:rPrChange>
          </w:rPr>
          <w:delText>Architectural Definition</w:delText>
        </w:r>
        <w:r w:rsidDel="00144026">
          <w:rPr>
            <w:webHidden/>
          </w:rPr>
          <w:tab/>
          <w:delText>7</w:delText>
        </w:r>
      </w:del>
    </w:p>
    <w:p w14:paraId="6EE42375" w14:textId="5AC64E43" w:rsidR="00F6383C" w:rsidDel="00144026" w:rsidRDefault="00F6383C">
      <w:pPr>
        <w:pStyle w:val="TOC2"/>
        <w:rPr>
          <w:del w:id="125" w:author="Sacintha Raj" w:date="2023-01-25T17:35:00Z"/>
          <w:rFonts w:asciiTheme="minorHAnsi" w:eastAsiaTheme="minorEastAsia" w:hAnsiTheme="minorHAnsi" w:cstheme="minorBidi"/>
          <w:b w:val="0"/>
          <w:color w:val="auto"/>
          <w:sz w:val="22"/>
          <w:szCs w:val="22"/>
          <w:lang w:val="en-GB" w:eastAsia="en-GB"/>
        </w:rPr>
      </w:pPr>
      <w:del w:id="126" w:author="Sacintha Raj" w:date="2023-01-25T17:35:00Z">
        <w:r w:rsidRPr="00144026" w:rsidDel="00144026">
          <w:rPr>
            <w:rPrChange w:id="127" w:author="Sacintha Raj" w:date="2023-01-25T17:35:00Z">
              <w:rPr>
                <w:rStyle w:val="Hyperlink"/>
              </w:rPr>
            </w:rPrChange>
          </w:rPr>
          <w:delText>1.6</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28" w:author="Sacintha Raj" w:date="2023-01-25T17:35:00Z">
              <w:rPr>
                <w:rStyle w:val="Hyperlink"/>
              </w:rPr>
            </w:rPrChange>
          </w:rPr>
          <w:delText>Architectural Goals and Constraints</w:delText>
        </w:r>
        <w:r w:rsidDel="00144026">
          <w:rPr>
            <w:webHidden/>
          </w:rPr>
          <w:tab/>
          <w:delText>8</w:delText>
        </w:r>
      </w:del>
    </w:p>
    <w:p w14:paraId="41312734" w14:textId="763FF55B" w:rsidR="00F6383C" w:rsidDel="00144026" w:rsidRDefault="00F6383C">
      <w:pPr>
        <w:pStyle w:val="TOC2"/>
        <w:rPr>
          <w:del w:id="129" w:author="Sacintha Raj" w:date="2023-01-25T17:35:00Z"/>
          <w:rFonts w:asciiTheme="minorHAnsi" w:eastAsiaTheme="minorEastAsia" w:hAnsiTheme="minorHAnsi" w:cstheme="minorBidi"/>
          <w:b w:val="0"/>
          <w:color w:val="auto"/>
          <w:sz w:val="22"/>
          <w:szCs w:val="22"/>
          <w:lang w:val="en-GB" w:eastAsia="en-GB"/>
        </w:rPr>
      </w:pPr>
      <w:del w:id="130" w:author="Sacintha Raj" w:date="2023-01-25T17:35:00Z">
        <w:r w:rsidRPr="00144026" w:rsidDel="00144026">
          <w:rPr>
            <w:rPrChange w:id="131" w:author="Sacintha Raj" w:date="2023-01-25T17:35:00Z">
              <w:rPr>
                <w:rStyle w:val="Hyperlink"/>
              </w:rPr>
            </w:rPrChange>
          </w:rPr>
          <w:delText>1.7</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32" w:author="Sacintha Raj" w:date="2023-01-25T17:35:00Z">
              <w:rPr>
                <w:rStyle w:val="Hyperlink"/>
              </w:rPr>
            </w:rPrChange>
          </w:rPr>
          <w:delText>Quality of Service Requirements</w:delText>
        </w:r>
        <w:r w:rsidDel="00144026">
          <w:rPr>
            <w:webHidden/>
          </w:rPr>
          <w:tab/>
          <w:delText>10</w:delText>
        </w:r>
      </w:del>
    </w:p>
    <w:p w14:paraId="15B9DEB8" w14:textId="4603E196" w:rsidR="00F6383C" w:rsidDel="00144026" w:rsidRDefault="00F6383C">
      <w:pPr>
        <w:pStyle w:val="TOC2"/>
        <w:rPr>
          <w:del w:id="133" w:author="Sacintha Raj" w:date="2023-01-25T17:35:00Z"/>
          <w:rFonts w:asciiTheme="minorHAnsi" w:eastAsiaTheme="minorEastAsia" w:hAnsiTheme="minorHAnsi" w:cstheme="minorBidi"/>
          <w:b w:val="0"/>
          <w:color w:val="auto"/>
          <w:sz w:val="22"/>
          <w:szCs w:val="22"/>
          <w:lang w:val="en-GB" w:eastAsia="en-GB"/>
        </w:rPr>
      </w:pPr>
      <w:del w:id="134" w:author="Sacintha Raj" w:date="2023-01-25T17:35:00Z">
        <w:r w:rsidRPr="00144026" w:rsidDel="00144026">
          <w:rPr>
            <w:rPrChange w:id="135" w:author="Sacintha Raj" w:date="2023-01-25T17:35:00Z">
              <w:rPr>
                <w:rStyle w:val="Hyperlink"/>
              </w:rPr>
            </w:rPrChange>
          </w:rPr>
          <w:delText>1.8</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36" w:author="Sacintha Raj" w:date="2023-01-25T17:35:00Z">
              <w:rPr>
                <w:rStyle w:val="Hyperlink"/>
              </w:rPr>
            </w:rPrChange>
          </w:rPr>
          <w:delText>Use Case View</w:delText>
        </w:r>
        <w:r w:rsidDel="00144026">
          <w:rPr>
            <w:webHidden/>
          </w:rPr>
          <w:tab/>
          <w:delText>11</w:delText>
        </w:r>
      </w:del>
    </w:p>
    <w:p w14:paraId="16A1F0BE" w14:textId="0CDBE7F7" w:rsidR="00F6383C" w:rsidDel="00144026" w:rsidRDefault="00F6383C">
      <w:pPr>
        <w:pStyle w:val="TOC1"/>
        <w:rPr>
          <w:del w:id="137" w:author="Sacintha Raj" w:date="2023-01-25T17:35:00Z"/>
          <w:rFonts w:asciiTheme="minorHAnsi" w:eastAsiaTheme="minorEastAsia" w:hAnsiTheme="minorHAnsi" w:cstheme="minorBidi"/>
          <w:b w:val="0"/>
          <w:color w:val="auto"/>
          <w:sz w:val="22"/>
          <w:szCs w:val="22"/>
          <w:lang w:val="en-GB" w:eastAsia="en-GB"/>
        </w:rPr>
      </w:pPr>
      <w:del w:id="138" w:author="Sacintha Raj" w:date="2023-01-25T17:35:00Z">
        <w:r w:rsidRPr="00144026" w:rsidDel="00144026">
          <w:rPr>
            <w:rPrChange w:id="139" w:author="Sacintha Raj" w:date="2023-01-25T17:35:00Z">
              <w:rPr>
                <w:rStyle w:val="Hyperlink"/>
              </w:rPr>
            </w:rPrChange>
          </w:rPr>
          <w:delText>Architecture Objectives</w:delText>
        </w:r>
        <w:r w:rsidDel="00144026">
          <w:rPr>
            <w:webHidden/>
          </w:rPr>
          <w:tab/>
          <w:delText>12</w:delText>
        </w:r>
      </w:del>
    </w:p>
    <w:p w14:paraId="5D9D6FD4" w14:textId="16191C92" w:rsidR="00F6383C" w:rsidDel="00144026" w:rsidRDefault="00F6383C">
      <w:pPr>
        <w:pStyle w:val="TOC2"/>
        <w:rPr>
          <w:del w:id="140" w:author="Sacintha Raj" w:date="2023-01-25T17:35:00Z"/>
          <w:rFonts w:asciiTheme="minorHAnsi" w:eastAsiaTheme="minorEastAsia" w:hAnsiTheme="minorHAnsi" w:cstheme="minorBidi"/>
          <w:b w:val="0"/>
          <w:color w:val="auto"/>
          <w:sz w:val="22"/>
          <w:szCs w:val="22"/>
          <w:lang w:val="en-GB" w:eastAsia="en-GB"/>
        </w:rPr>
      </w:pPr>
      <w:del w:id="141" w:author="Sacintha Raj" w:date="2023-01-25T17:35:00Z">
        <w:r w:rsidRPr="00144026" w:rsidDel="00144026">
          <w:rPr>
            <w:rPrChange w:id="142" w:author="Sacintha Raj" w:date="2023-01-25T17:35:00Z">
              <w:rPr>
                <w:rStyle w:val="Hyperlink"/>
              </w:rPr>
            </w:rPrChange>
          </w:rPr>
          <w:delText>1.9</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43" w:author="Sacintha Raj" w:date="2023-01-25T17:35:00Z">
              <w:rPr>
                <w:rStyle w:val="Hyperlink"/>
              </w:rPr>
            </w:rPrChange>
          </w:rPr>
          <w:delText>Approach</w:delText>
        </w:r>
        <w:r w:rsidDel="00144026">
          <w:rPr>
            <w:webHidden/>
          </w:rPr>
          <w:tab/>
          <w:delText>12</w:delText>
        </w:r>
      </w:del>
    </w:p>
    <w:p w14:paraId="7BD80ACD" w14:textId="19952218" w:rsidR="00F6383C" w:rsidDel="00144026" w:rsidRDefault="00F6383C">
      <w:pPr>
        <w:pStyle w:val="TOC2"/>
        <w:rPr>
          <w:del w:id="144" w:author="Sacintha Raj" w:date="2023-01-25T17:35:00Z"/>
          <w:rFonts w:asciiTheme="minorHAnsi" w:eastAsiaTheme="minorEastAsia" w:hAnsiTheme="minorHAnsi" w:cstheme="minorBidi"/>
          <w:b w:val="0"/>
          <w:color w:val="auto"/>
          <w:sz w:val="22"/>
          <w:szCs w:val="22"/>
          <w:lang w:val="en-GB" w:eastAsia="en-GB"/>
        </w:rPr>
      </w:pPr>
      <w:del w:id="145" w:author="Sacintha Raj" w:date="2023-01-25T17:35:00Z">
        <w:r w:rsidRPr="00144026" w:rsidDel="00144026">
          <w:rPr>
            <w:rPrChange w:id="146" w:author="Sacintha Raj" w:date="2023-01-25T17:35:00Z">
              <w:rPr>
                <w:rStyle w:val="Hyperlink"/>
              </w:rPr>
            </w:rPrChange>
          </w:rPr>
          <w:delText>1.10</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47" w:author="Sacintha Raj" w:date="2023-01-25T17:35:00Z">
              <w:rPr>
                <w:rStyle w:val="Hyperlink"/>
              </w:rPr>
            </w:rPrChange>
          </w:rPr>
          <w:delText>Assumptions</w:delText>
        </w:r>
        <w:r w:rsidDel="00144026">
          <w:rPr>
            <w:webHidden/>
          </w:rPr>
          <w:tab/>
          <w:delText>13</w:delText>
        </w:r>
      </w:del>
    </w:p>
    <w:p w14:paraId="2A23652B" w14:textId="3A216B0B" w:rsidR="00F6383C" w:rsidDel="00144026" w:rsidRDefault="00F6383C">
      <w:pPr>
        <w:pStyle w:val="TOC2"/>
        <w:rPr>
          <w:del w:id="148" w:author="Sacintha Raj" w:date="2023-01-25T17:35:00Z"/>
          <w:rFonts w:asciiTheme="minorHAnsi" w:eastAsiaTheme="minorEastAsia" w:hAnsiTheme="minorHAnsi" w:cstheme="minorBidi"/>
          <w:b w:val="0"/>
          <w:color w:val="auto"/>
          <w:sz w:val="22"/>
          <w:szCs w:val="22"/>
          <w:lang w:val="en-GB" w:eastAsia="en-GB"/>
        </w:rPr>
      </w:pPr>
      <w:del w:id="149" w:author="Sacintha Raj" w:date="2023-01-25T17:35:00Z">
        <w:r w:rsidRPr="00144026" w:rsidDel="00144026">
          <w:rPr>
            <w:rPrChange w:id="150" w:author="Sacintha Raj" w:date="2023-01-25T17:35:00Z">
              <w:rPr>
                <w:rStyle w:val="Hyperlink"/>
              </w:rPr>
            </w:rPrChange>
          </w:rPr>
          <w:delText>1.11</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51" w:author="Sacintha Raj" w:date="2023-01-25T17:35:00Z">
              <w:rPr>
                <w:rStyle w:val="Hyperlink"/>
              </w:rPr>
            </w:rPrChange>
          </w:rPr>
          <w:delText>Dependencies</w:delText>
        </w:r>
        <w:r w:rsidDel="00144026">
          <w:rPr>
            <w:webHidden/>
          </w:rPr>
          <w:tab/>
          <w:delText>14</w:delText>
        </w:r>
      </w:del>
    </w:p>
    <w:p w14:paraId="2AECDE7E" w14:textId="35AB5697" w:rsidR="00F6383C" w:rsidDel="00144026" w:rsidRDefault="00F6383C">
      <w:pPr>
        <w:pStyle w:val="TOC1"/>
        <w:rPr>
          <w:del w:id="152" w:author="Sacintha Raj" w:date="2023-01-25T17:35:00Z"/>
          <w:rFonts w:asciiTheme="minorHAnsi" w:eastAsiaTheme="minorEastAsia" w:hAnsiTheme="minorHAnsi" w:cstheme="minorBidi"/>
          <w:b w:val="0"/>
          <w:color w:val="auto"/>
          <w:sz w:val="22"/>
          <w:szCs w:val="22"/>
          <w:lang w:val="en-GB" w:eastAsia="en-GB"/>
        </w:rPr>
      </w:pPr>
      <w:del w:id="153" w:author="Sacintha Raj" w:date="2023-01-25T17:35:00Z">
        <w:r w:rsidRPr="00144026" w:rsidDel="00144026">
          <w:rPr>
            <w:rPrChange w:id="154" w:author="Sacintha Raj" w:date="2023-01-25T17:35:00Z">
              <w:rPr>
                <w:rStyle w:val="Hyperlink"/>
              </w:rPr>
            </w:rPrChange>
          </w:rPr>
          <w:delText>2</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55" w:author="Sacintha Raj" w:date="2023-01-25T17:35:00Z">
              <w:rPr>
                <w:rStyle w:val="Hyperlink"/>
              </w:rPr>
            </w:rPrChange>
          </w:rPr>
          <w:delText>Appendix</w:delText>
        </w:r>
        <w:r w:rsidDel="00144026">
          <w:rPr>
            <w:webHidden/>
          </w:rPr>
          <w:tab/>
          <w:delText>15</w:delText>
        </w:r>
      </w:del>
    </w:p>
    <w:p w14:paraId="5C204045" w14:textId="70497A93" w:rsidR="00F6383C" w:rsidDel="00144026" w:rsidRDefault="00F6383C">
      <w:pPr>
        <w:pStyle w:val="TOC2"/>
        <w:rPr>
          <w:del w:id="156" w:author="Sacintha Raj" w:date="2023-01-25T17:35:00Z"/>
          <w:rFonts w:asciiTheme="minorHAnsi" w:eastAsiaTheme="minorEastAsia" w:hAnsiTheme="minorHAnsi" w:cstheme="minorBidi"/>
          <w:b w:val="0"/>
          <w:color w:val="auto"/>
          <w:sz w:val="22"/>
          <w:szCs w:val="22"/>
          <w:lang w:val="en-GB" w:eastAsia="en-GB"/>
        </w:rPr>
      </w:pPr>
      <w:del w:id="157" w:author="Sacintha Raj" w:date="2023-01-25T17:35:00Z">
        <w:r w:rsidRPr="00144026" w:rsidDel="00144026">
          <w:rPr>
            <w:rPrChange w:id="158" w:author="Sacintha Raj" w:date="2023-01-25T17:35:00Z">
              <w:rPr>
                <w:rStyle w:val="Hyperlink"/>
              </w:rPr>
            </w:rPrChange>
          </w:rPr>
          <w:delText>2.1</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59" w:author="Sacintha Raj" w:date="2023-01-25T17:35:00Z">
              <w:rPr>
                <w:rStyle w:val="Hyperlink"/>
              </w:rPr>
            </w:rPrChange>
          </w:rPr>
          <w:delText>Application List (impact)</w:delText>
        </w:r>
        <w:r w:rsidDel="00144026">
          <w:rPr>
            <w:webHidden/>
          </w:rPr>
          <w:tab/>
          <w:delText>15</w:delText>
        </w:r>
      </w:del>
    </w:p>
    <w:p w14:paraId="5C4E6F41" w14:textId="616E89CC" w:rsidR="00F6383C" w:rsidDel="00144026" w:rsidRDefault="00F6383C">
      <w:pPr>
        <w:pStyle w:val="TOC2"/>
        <w:rPr>
          <w:del w:id="160" w:author="Sacintha Raj" w:date="2023-01-25T17:35:00Z"/>
          <w:rFonts w:asciiTheme="minorHAnsi" w:eastAsiaTheme="minorEastAsia" w:hAnsiTheme="minorHAnsi" w:cstheme="minorBidi"/>
          <w:b w:val="0"/>
          <w:color w:val="auto"/>
          <w:sz w:val="22"/>
          <w:szCs w:val="22"/>
          <w:lang w:val="en-GB" w:eastAsia="en-GB"/>
        </w:rPr>
      </w:pPr>
      <w:del w:id="161" w:author="Sacintha Raj" w:date="2023-01-25T17:35:00Z">
        <w:r w:rsidRPr="00144026" w:rsidDel="00144026">
          <w:rPr>
            <w:rPrChange w:id="162" w:author="Sacintha Raj" w:date="2023-01-25T17:35:00Z">
              <w:rPr>
                <w:rStyle w:val="Hyperlink"/>
              </w:rPr>
            </w:rPrChange>
          </w:rPr>
          <w:delText>2.2</w:delText>
        </w:r>
        <w:r w:rsidDel="00144026">
          <w:rPr>
            <w:rFonts w:asciiTheme="minorHAnsi" w:eastAsiaTheme="minorEastAsia" w:hAnsiTheme="minorHAnsi" w:cstheme="minorBidi"/>
            <w:b w:val="0"/>
            <w:color w:val="auto"/>
            <w:sz w:val="22"/>
            <w:szCs w:val="22"/>
            <w:lang w:val="en-GB" w:eastAsia="en-GB"/>
          </w:rPr>
          <w:tab/>
        </w:r>
        <w:r w:rsidRPr="00144026" w:rsidDel="00144026">
          <w:rPr>
            <w:rPrChange w:id="163" w:author="Sacintha Raj" w:date="2023-01-25T17:35:00Z">
              <w:rPr>
                <w:rStyle w:val="Hyperlink"/>
              </w:rPr>
            </w:rPrChange>
          </w:rPr>
          <w:delText>References</w:delText>
        </w:r>
        <w:r w:rsidDel="00144026">
          <w:rPr>
            <w:webHidden/>
          </w:rPr>
          <w:tab/>
          <w:delText>15</w:delText>
        </w:r>
      </w:del>
    </w:p>
    <w:p w14:paraId="74C0BF0A" w14:textId="549D457C" w:rsidR="00266D15" w:rsidRDefault="007A6DCA">
      <w:r>
        <w:rPr>
          <w:b/>
          <w:noProof/>
          <w:color w:val="00B0F0"/>
          <w:sz w:val="20"/>
          <w:szCs w:val="20"/>
        </w:rPr>
        <w:fldChar w:fldCharType="end"/>
      </w:r>
    </w:p>
    <w:p w14:paraId="216DD26E" w14:textId="52996E2E" w:rsidR="00B61B50" w:rsidRDefault="00B61B50" w:rsidP="009C04D2">
      <w:pPr>
        <w:pStyle w:val="Heading2"/>
      </w:pPr>
      <w:r w:rsidRPr="009C04D2">
        <w:br w:type="page"/>
      </w:r>
      <w:bookmarkStart w:id="164" w:name="_Toc367949319"/>
      <w:bookmarkStart w:id="165" w:name="_Toc395512476"/>
      <w:bookmarkStart w:id="166" w:name="_Toc125592493"/>
      <w:r w:rsidRPr="007F1FF5">
        <w:lastRenderedPageBreak/>
        <w:t>Introduction</w:t>
      </w:r>
      <w:bookmarkEnd w:id="164"/>
      <w:bookmarkEnd w:id="165"/>
      <w:bookmarkEnd w:id="166"/>
    </w:p>
    <w:p w14:paraId="084728BF" w14:textId="4FC2076E" w:rsidR="00266551" w:rsidRPr="00753837" w:rsidRDefault="00277CEE" w:rsidP="00266551">
      <w:r w:rsidRPr="00753837">
        <w:t xml:space="preserve">As part of </w:t>
      </w:r>
      <w:r w:rsidRPr="00753837">
        <w:rPr>
          <w:b/>
          <w:bCs/>
        </w:rPr>
        <w:t xml:space="preserve">CMS Release 2 - Singapore Implementation </w:t>
      </w:r>
      <w:r w:rsidR="002F74EA" w:rsidRPr="00753837">
        <w:rPr>
          <w:b/>
          <w:bCs/>
        </w:rPr>
        <w:t>Project</w:t>
      </w:r>
      <w:r w:rsidR="002F74EA" w:rsidRPr="00753837">
        <w:rPr>
          <w:sz w:val="27"/>
          <w:szCs w:val="27"/>
        </w:rPr>
        <w:t>,</w:t>
      </w:r>
      <w:r w:rsidR="002F74EA">
        <w:rPr>
          <w:sz w:val="27"/>
          <w:szCs w:val="27"/>
        </w:rPr>
        <w:t xml:space="preserve"> </w:t>
      </w:r>
      <w:r w:rsidR="002F74EA" w:rsidRPr="00753837">
        <w:t>TMK</w:t>
      </w:r>
      <w:r w:rsidR="00266551" w:rsidRPr="00753837">
        <w:t xml:space="preserve"> Singapore wants to use the CMS system as a one stop solution for it is claims </w:t>
      </w:r>
      <w:r w:rsidR="00152D7E" w:rsidRPr="00753837">
        <w:t>management. As</w:t>
      </w:r>
      <w:r w:rsidR="00266551" w:rsidRPr="00753837">
        <w:t xml:space="preserve"> part of this </w:t>
      </w:r>
      <w:r w:rsidR="002F74EA" w:rsidRPr="00753837">
        <w:t>drive,</w:t>
      </w:r>
      <w:r w:rsidR="00266551" w:rsidRPr="00753837">
        <w:t xml:space="preserve"> new systems </w:t>
      </w:r>
      <w:r w:rsidR="001B2793" w:rsidRPr="00753837">
        <w:t>must</w:t>
      </w:r>
      <w:r w:rsidR="00266551" w:rsidRPr="00753837">
        <w:t xml:space="preserve"> be </w:t>
      </w:r>
      <w:r w:rsidR="001B2793" w:rsidRPr="00753837">
        <w:t>added,</w:t>
      </w:r>
      <w:r w:rsidR="00266551" w:rsidRPr="00753837">
        <w:t xml:space="preserve"> and some systems </w:t>
      </w:r>
      <w:r w:rsidR="001B2793" w:rsidRPr="00753837">
        <w:t>must</w:t>
      </w:r>
      <w:r w:rsidR="002E31BD" w:rsidRPr="00753837">
        <w:t xml:space="preserve"> </w:t>
      </w:r>
      <w:r w:rsidR="00266551" w:rsidRPr="00753837">
        <w:t>be upgraded.</w:t>
      </w:r>
    </w:p>
    <w:p w14:paraId="31472996" w14:textId="78F3300D" w:rsidR="00514082" w:rsidRPr="00753837" w:rsidRDefault="00266551" w:rsidP="00514082">
      <w:r>
        <w:t>It is also identified t</w:t>
      </w:r>
      <w:r w:rsidR="007D095D">
        <w:t xml:space="preserve">he need for data </w:t>
      </w:r>
      <w:r w:rsidR="002F74EA">
        <w:t>reconciliation</w:t>
      </w:r>
      <w:r w:rsidR="007D095D">
        <w:t>.</w:t>
      </w:r>
    </w:p>
    <w:p w14:paraId="0D2E79BD" w14:textId="496466D6" w:rsidR="00B61B50" w:rsidRDefault="00B61B50" w:rsidP="009C04D2">
      <w:pPr>
        <w:pStyle w:val="Heading2"/>
      </w:pPr>
      <w:bookmarkStart w:id="167" w:name="_Toc395512477"/>
      <w:bookmarkStart w:id="168" w:name="_Toc125592494"/>
      <w:r>
        <w:t>Document Purpose</w:t>
      </w:r>
      <w:bookmarkEnd w:id="167"/>
      <w:bookmarkEnd w:id="168"/>
    </w:p>
    <w:p w14:paraId="6D54F18F" w14:textId="2482F278" w:rsidR="005317D3" w:rsidRPr="00F05670" w:rsidRDefault="005317D3" w:rsidP="005317D3">
      <w:pPr>
        <w:rPr>
          <w:szCs w:val="18"/>
        </w:rPr>
      </w:pPr>
      <w:r w:rsidRPr="00F05670">
        <w:rPr>
          <w:szCs w:val="18"/>
        </w:rPr>
        <w:t>The purpose of this document is</w:t>
      </w:r>
      <w:r w:rsidR="005659AF" w:rsidRPr="00F05670">
        <w:rPr>
          <w:szCs w:val="18"/>
        </w:rPr>
        <w:t xml:space="preserve"> to identify the</w:t>
      </w:r>
      <w:r w:rsidRPr="00F05670">
        <w:rPr>
          <w:szCs w:val="18"/>
        </w:rPr>
        <w:t xml:space="preserve"> </w:t>
      </w:r>
      <w:r w:rsidR="00277CEE" w:rsidRPr="00F05670">
        <w:rPr>
          <w:szCs w:val="18"/>
        </w:rPr>
        <w:t>systems</w:t>
      </w:r>
      <w:r w:rsidR="005659AF" w:rsidRPr="00F05670">
        <w:rPr>
          <w:szCs w:val="18"/>
        </w:rPr>
        <w:t xml:space="preserve"> </w:t>
      </w:r>
      <w:r w:rsidR="00277CEE" w:rsidRPr="00F05670">
        <w:rPr>
          <w:szCs w:val="18"/>
        </w:rPr>
        <w:t>involved in achieving the integration between CMS and Eclipse</w:t>
      </w:r>
      <w:r w:rsidR="005659AF" w:rsidRPr="00F05670">
        <w:rPr>
          <w:szCs w:val="18"/>
        </w:rPr>
        <w:t xml:space="preserve">, and the interactions between </w:t>
      </w:r>
      <w:r w:rsidR="0014335F" w:rsidRPr="00F05670">
        <w:rPr>
          <w:szCs w:val="18"/>
        </w:rPr>
        <w:t>them.</w:t>
      </w:r>
    </w:p>
    <w:p w14:paraId="6EC3E7D1" w14:textId="77777777" w:rsidR="005317D3" w:rsidRPr="00F05670" w:rsidRDefault="005317D3" w:rsidP="005317D3">
      <w:pPr>
        <w:rPr>
          <w:szCs w:val="18"/>
        </w:rPr>
      </w:pPr>
      <w:r w:rsidRPr="00F05670">
        <w:rPr>
          <w:szCs w:val="18"/>
        </w:rPr>
        <w:t>This integration will not be used for Tokio Marine Kiln’s London Syndicate business but is required for Singapore Claims, so that Eclipse can feed data to downstream systems e.g., Workday, the General Ledger, Eclipse Reporting.</w:t>
      </w:r>
    </w:p>
    <w:p w14:paraId="2BCA087E" w14:textId="0687CD48" w:rsidR="00B835DA" w:rsidRPr="00F05670" w:rsidRDefault="005659AF" w:rsidP="00B835DA">
      <w:pPr>
        <w:rPr>
          <w:szCs w:val="18"/>
        </w:rPr>
      </w:pPr>
      <w:r w:rsidRPr="00F05670">
        <w:rPr>
          <w:szCs w:val="18"/>
        </w:rPr>
        <w:t>This document will discuss the systems</w:t>
      </w:r>
      <w:r w:rsidR="002A384E" w:rsidRPr="00F05670">
        <w:rPr>
          <w:szCs w:val="18"/>
        </w:rPr>
        <w:t>/application</w:t>
      </w:r>
      <w:r w:rsidRPr="00F05670">
        <w:rPr>
          <w:szCs w:val="18"/>
        </w:rPr>
        <w:t xml:space="preserve"> </w:t>
      </w:r>
      <w:r w:rsidR="002A384E" w:rsidRPr="00F05670">
        <w:rPr>
          <w:szCs w:val="18"/>
        </w:rPr>
        <w:t xml:space="preserve">from the NTT </w:t>
      </w:r>
      <w:r w:rsidR="0022004F" w:rsidRPr="00F05670">
        <w:rPr>
          <w:szCs w:val="18"/>
        </w:rPr>
        <w:t>suite,</w:t>
      </w:r>
      <w:r w:rsidR="002A384E" w:rsidRPr="00F05670">
        <w:rPr>
          <w:szCs w:val="18"/>
        </w:rPr>
        <w:t xml:space="preserve"> </w:t>
      </w:r>
      <w:r w:rsidR="00C62F66" w:rsidRPr="00F05670">
        <w:rPr>
          <w:szCs w:val="18"/>
        </w:rPr>
        <w:t xml:space="preserve">which is part of the whole </w:t>
      </w:r>
      <w:r w:rsidR="0022004F" w:rsidRPr="00F05670">
        <w:rPr>
          <w:szCs w:val="18"/>
        </w:rPr>
        <w:t>implementation, that</w:t>
      </w:r>
      <w:r w:rsidR="002A384E" w:rsidRPr="00F05670">
        <w:rPr>
          <w:szCs w:val="18"/>
        </w:rPr>
        <w:t xml:space="preserve"> will help </w:t>
      </w:r>
      <w:r w:rsidR="00C62F66" w:rsidRPr="00F05670">
        <w:rPr>
          <w:szCs w:val="18"/>
        </w:rPr>
        <w:t>achieve</w:t>
      </w:r>
      <w:r w:rsidR="002A384E" w:rsidRPr="00F05670">
        <w:rPr>
          <w:szCs w:val="18"/>
        </w:rPr>
        <w:t xml:space="preserve"> the intended goal</w:t>
      </w:r>
    </w:p>
    <w:p w14:paraId="01B3CCFB" w14:textId="1CCC6CCD" w:rsidR="00FF5841" w:rsidRPr="00753837" w:rsidRDefault="00183E50" w:rsidP="00A7538B">
      <w:pPr>
        <w:rPr>
          <w:sz w:val="20"/>
          <w:szCs w:val="20"/>
        </w:rPr>
      </w:pPr>
      <w:r w:rsidRPr="00F05670">
        <w:rPr>
          <w:szCs w:val="18"/>
        </w:rPr>
        <w:t>This document forms the basis for upcoming design documents and implementation</w:t>
      </w:r>
    </w:p>
    <w:p w14:paraId="1874A76B" w14:textId="26DCD64B" w:rsidR="00FF5841" w:rsidRDefault="00FF5841" w:rsidP="00FF5841">
      <w:pPr>
        <w:pStyle w:val="Heading2"/>
        <w:ind w:left="567" w:hanging="567"/>
      </w:pPr>
      <w:bookmarkStart w:id="169" w:name="_Toc125592495"/>
      <w:r>
        <w:t xml:space="preserve">Business </w:t>
      </w:r>
      <w:r w:rsidR="0014335F">
        <w:t>Drivers:</w:t>
      </w:r>
      <w:bookmarkEnd w:id="169"/>
      <w:r>
        <w:t xml:space="preserve"> </w:t>
      </w:r>
    </w:p>
    <w:p w14:paraId="4F41B350" w14:textId="66F3EA24" w:rsidR="008D1EF8" w:rsidRPr="00835043" w:rsidRDefault="00FF5841" w:rsidP="00F05670">
      <w:pPr>
        <w:rPr>
          <w:szCs w:val="18"/>
        </w:rPr>
      </w:pPr>
      <w:r w:rsidRPr="00835043">
        <w:rPr>
          <w:szCs w:val="18"/>
        </w:rPr>
        <w:t xml:space="preserve">TMK </w:t>
      </w:r>
      <w:r w:rsidR="0014335F" w:rsidRPr="00835043">
        <w:rPr>
          <w:szCs w:val="18"/>
        </w:rPr>
        <w:t>Singapore</w:t>
      </w:r>
      <w:r w:rsidR="00183E50" w:rsidRPr="00835043">
        <w:rPr>
          <w:szCs w:val="18"/>
        </w:rPr>
        <w:t xml:space="preserve"> business </w:t>
      </w:r>
      <w:r w:rsidR="002F74EA" w:rsidRPr="00835043">
        <w:rPr>
          <w:szCs w:val="18"/>
        </w:rPr>
        <w:t>users intend</w:t>
      </w:r>
      <w:r w:rsidR="00183E50" w:rsidRPr="00835043">
        <w:rPr>
          <w:szCs w:val="18"/>
        </w:rPr>
        <w:t xml:space="preserve"> to use CMS as their only system to create and manage </w:t>
      </w:r>
      <w:r w:rsidR="0014335F" w:rsidRPr="00835043">
        <w:rPr>
          <w:szCs w:val="18"/>
        </w:rPr>
        <w:t xml:space="preserve">claims. </w:t>
      </w:r>
      <w:r w:rsidR="001B2793" w:rsidRPr="00835043">
        <w:rPr>
          <w:szCs w:val="18"/>
        </w:rPr>
        <w:t>To</w:t>
      </w:r>
      <w:r w:rsidR="00183E50" w:rsidRPr="00835043">
        <w:rPr>
          <w:szCs w:val="18"/>
        </w:rPr>
        <w:t xml:space="preserve"> cater to their </w:t>
      </w:r>
      <w:r w:rsidR="0014335F" w:rsidRPr="00835043">
        <w:rPr>
          <w:szCs w:val="18"/>
        </w:rPr>
        <w:t>needs,</w:t>
      </w:r>
      <w:r w:rsidR="00183E50" w:rsidRPr="00835043">
        <w:rPr>
          <w:szCs w:val="18"/>
        </w:rPr>
        <w:t xml:space="preserve"> </w:t>
      </w:r>
      <w:r w:rsidR="00183E50" w:rsidRPr="00F05670">
        <w:rPr>
          <w:szCs w:val="18"/>
        </w:rPr>
        <w:t xml:space="preserve">CMS Release 2 - Singapore Implementation Project </w:t>
      </w:r>
      <w:r w:rsidR="00183E50" w:rsidRPr="00835043">
        <w:rPr>
          <w:szCs w:val="18"/>
        </w:rPr>
        <w:t xml:space="preserve">is </w:t>
      </w:r>
      <w:r w:rsidR="002F74EA" w:rsidRPr="00835043">
        <w:rPr>
          <w:szCs w:val="18"/>
        </w:rPr>
        <w:t>undertaken.</w:t>
      </w:r>
    </w:p>
    <w:p w14:paraId="67F81649" w14:textId="42DB85D7" w:rsidR="002267E7" w:rsidRPr="00F05670" w:rsidRDefault="002267E7" w:rsidP="00183E50">
      <w:pPr>
        <w:pStyle w:val="BodyText"/>
        <w:spacing w:line="360" w:lineRule="auto"/>
        <w:rPr>
          <w:rFonts w:eastAsia="MS Mincho"/>
          <w:sz w:val="18"/>
          <w:szCs w:val="18"/>
        </w:rPr>
      </w:pPr>
      <w:r w:rsidRPr="00F05670">
        <w:rPr>
          <w:rFonts w:eastAsia="MS Mincho"/>
          <w:sz w:val="18"/>
          <w:szCs w:val="18"/>
        </w:rPr>
        <w:t>This will enable Singapore users to have the below capabilities</w:t>
      </w:r>
    </w:p>
    <w:p w14:paraId="653D165E" w14:textId="7AA1FADF" w:rsidR="002E31BD" w:rsidRPr="00F05670" w:rsidRDefault="002E31BD" w:rsidP="00625693">
      <w:pPr>
        <w:pStyle w:val="ListParagraph"/>
        <w:numPr>
          <w:ilvl w:val="0"/>
          <w:numId w:val="8"/>
        </w:numPr>
        <w:spacing w:after="3" w:line="259" w:lineRule="auto"/>
        <w:rPr>
          <w:szCs w:val="18"/>
        </w:rPr>
      </w:pPr>
      <w:r w:rsidRPr="00F05670">
        <w:rPr>
          <w:szCs w:val="18"/>
        </w:rPr>
        <w:t xml:space="preserve">Singapore claims handlers will </w:t>
      </w:r>
      <w:r w:rsidR="0014335F" w:rsidRPr="00F05670">
        <w:rPr>
          <w:szCs w:val="18"/>
        </w:rPr>
        <w:t>utilize</w:t>
      </w:r>
      <w:r w:rsidRPr="00F05670">
        <w:rPr>
          <w:szCs w:val="18"/>
        </w:rPr>
        <w:t xml:space="preserve"> the enhanced functionality within CMS to support their claims management process.</w:t>
      </w:r>
    </w:p>
    <w:p w14:paraId="738FF1E2" w14:textId="77777777" w:rsidR="002E31BD" w:rsidRPr="00F05670" w:rsidRDefault="002E31BD" w:rsidP="00625693">
      <w:pPr>
        <w:pStyle w:val="ListParagraph"/>
        <w:numPr>
          <w:ilvl w:val="0"/>
          <w:numId w:val="8"/>
        </w:numPr>
        <w:spacing w:after="3" w:line="259" w:lineRule="auto"/>
        <w:rPr>
          <w:szCs w:val="18"/>
        </w:rPr>
      </w:pPr>
      <w:r w:rsidRPr="00F05670">
        <w:rPr>
          <w:szCs w:val="18"/>
        </w:rPr>
        <w:t>CMS will send details regarding Singapore claims to Eclipse upon claim creation, claim update, claim closure, payment creation and financial update events.</w:t>
      </w:r>
    </w:p>
    <w:p w14:paraId="743F4DDB" w14:textId="315ED571" w:rsidR="002E31BD" w:rsidRPr="00F05670" w:rsidRDefault="002E31BD" w:rsidP="00625693">
      <w:pPr>
        <w:pStyle w:val="ListParagraph"/>
        <w:numPr>
          <w:ilvl w:val="0"/>
          <w:numId w:val="8"/>
        </w:numPr>
        <w:spacing w:after="3" w:line="259" w:lineRule="auto"/>
        <w:rPr>
          <w:szCs w:val="18"/>
        </w:rPr>
      </w:pPr>
      <w:r w:rsidRPr="00F05670">
        <w:rPr>
          <w:szCs w:val="18"/>
        </w:rPr>
        <w:t xml:space="preserve">CMS will also </w:t>
      </w:r>
      <w:r w:rsidR="0014335F" w:rsidRPr="00F05670">
        <w:rPr>
          <w:szCs w:val="18"/>
        </w:rPr>
        <w:t>utilize</w:t>
      </w:r>
      <w:r w:rsidRPr="00F05670">
        <w:rPr>
          <w:szCs w:val="18"/>
        </w:rPr>
        <w:t xml:space="preserve"> the </w:t>
      </w:r>
      <w:r w:rsidR="0014335F" w:rsidRPr="00F05670">
        <w:rPr>
          <w:szCs w:val="18"/>
        </w:rPr>
        <w:t>Organization</w:t>
      </w:r>
      <w:r w:rsidRPr="00F05670">
        <w:rPr>
          <w:szCs w:val="18"/>
        </w:rPr>
        <w:t xml:space="preserve"> Node to ensure payee and contact information is sync’d across the two systems </w:t>
      </w:r>
    </w:p>
    <w:p w14:paraId="3B9AB3FC" w14:textId="77777777" w:rsidR="002E31BD" w:rsidRPr="00F05670" w:rsidRDefault="002E31BD" w:rsidP="00625693">
      <w:pPr>
        <w:pStyle w:val="ListParagraph"/>
        <w:numPr>
          <w:ilvl w:val="0"/>
          <w:numId w:val="8"/>
        </w:numPr>
        <w:spacing w:after="3" w:line="259" w:lineRule="auto"/>
        <w:rPr>
          <w:szCs w:val="18"/>
        </w:rPr>
      </w:pPr>
      <w:r w:rsidRPr="00F05670">
        <w:rPr>
          <w:szCs w:val="18"/>
        </w:rPr>
        <w:t>Claims handlers will input financials into CMS and these will be fed into Eclipse to aid any onward processing and decision making</w:t>
      </w:r>
    </w:p>
    <w:p w14:paraId="38F793E7" w14:textId="77777777" w:rsidR="002E31BD" w:rsidRPr="00F05670" w:rsidRDefault="002E31BD" w:rsidP="00625693">
      <w:pPr>
        <w:pStyle w:val="ListParagraph"/>
        <w:numPr>
          <w:ilvl w:val="0"/>
          <w:numId w:val="8"/>
        </w:numPr>
        <w:spacing w:after="3" w:line="259" w:lineRule="auto"/>
        <w:rPr>
          <w:szCs w:val="18"/>
        </w:rPr>
      </w:pPr>
      <w:r w:rsidRPr="00F05670">
        <w:rPr>
          <w:szCs w:val="18"/>
        </w:rPr>
        <w:t>Claims handlers will have the ability to instruct payments from CMS</w:t>
      </w:r>
    </w:p>
    <w:p w14:paraId="0CF1D818" w14:textId="1E2F0B2C" w:rsidR="002E31BD" w:rsidRPr="00780B5C" w:rsidRDefault="002E31BD" w:rsidP="00625693">
      <w:pPr>
        <w:pStyle w:val="ListParagraph"/>
        <w:numPr>
          <w:ilvl w:val="0"/>
          <w:numId w:val="8"/>
        </w:numPr>
        <w:spacing w:after="3" w:line="259" w:lineRule="auto"/>
        <w:rPr>
          <w:szCs w:val="18"/>
        </w:rPr>
      </w:pPr>
      <w:r w:rsidRPr="00F05670">
        <w:rPr>
          <w:szCs w:val="18"/>
        </w:rPr>
        <w:t xml:space="preserve">Finance will continue to </w:t>
      </w:r>
      <w:r w:rsidR="0014335F" w:rsidRPr="00F05670">
        <w:rPr>
          <w:szCs w:val="18"/>
        </w:rPr>
        <w:t>utilize</w:t>
      </w:r>
      <w:r w:rsidRPr="00F05670">
        <w:rPr>
          <w:szCs w:val="18"/>
        </w:rPr>
        <w:t xml:space="preserve"> Eclipse to process payments</w:t>
      </w:r>
    </w:p>
    <w:p w14:paraId="2B05E748" w14:textId="13746BC3" w:rsidR="00835043" w:rsidDel="00804438" w:rsidRDefault="002E31BD" w:rsidP="00804438">
      <w:pPr>
        <w:pStyle w:val="ListParagraph"/>
        <w:spacing w:after="3" w:line="259" w:lineRule="auto"/>
        <w:rPr>
          <w:del w:id="170" w:author="Sacintha Raj" w:date="2023-01-26T02:38:00Z"/>
          <w:szCs w:val="18"/>
        </w:rPr>
      </w:pPr>
      <w:del w:id="171" w:author="Sacintha Raj" w:date="2023-01-26T02:38:00Z">
        <w:r w:rsidRPr="00835043" w:rsidDel="00804438">
          <w:rPr>
            <w:szCs w:val="18"/>
          </w:rPr>
          <w:delText>A reconciliation process (TBC) will highlight any issues which will need to be investigated further</w:delText>
        </w:r>
      </w:del>
    </w:p>
    <w:p w14:paraId="4D4AEE6A" w14:textId="4C0A49F0" w:rsidR="00023135" w:rsidDel="00804438" w:rsidRDefault="002E31BD" w:rsidP="00804438">
      <w:pPr>
        <w:pStyle w:val="ListParagraph"/>
        <w:spacing w:after="3" w:line="259" w:lineRule="auto"/>
        <w:rPr>
          <w:del w:id="172" w:author="Sacintha Raj" w:date="2023-01-26T02:38:00Z"/>
          <w:szCs w:val="18"/>
        </w:rPr>
      </w:pPr>
      <w:del w:id="173" w:author="Sacintha Raj" w:date="2023-01-26T02:38:00Z">
        <w:r w:rsidRPr="00835043" w:rsidDel="00804438">
          <w:rPr>
            <w:szCs w:val="18"/>
          </w:rPr>
          <w:br/>
        </w:r>
        <w:r w:rsidR="00023135" w:rsidRPr="00835043" w:rsidDel="00804438">
          <w:rPr>
            <w:szCs w:val="18"/>
          </w:rPr>
          <w:delText>To help with the above capabilities two additional capabilities are needed</w:delText>
        </w:r>
      </w:del>
    </w:p>
    <w:p w14:paraId="35B628FF" w14:textId="10BA097A" w:rsidR="00023135" w:rsidRDefault="002E31BD" w:rsidP="00804438">
      <w:pPr>
        <w:pStyle w:val="ListParagraph"/>
        <w:numPr>
          <w:ilvl w:val="0"/>
          <w:numId w:val="8"/>
        </w:numPr>
        <w:spacing w:after="3" w:line="259" w:lineRule="auto"/>
        <w:pPrChange w:id="174" w:author="Sacintha Raj" w:date="2023-01-26T02:38:00Z">
          <w:pPr>
            <w:pStyle w:val="ListParagraph"/>
            <w:numPr>
              <w:numId w:val="8"/>
            </w:numPr>
            <w:spacing w:after="3" w:line="259" w:lineRule="auto"/>
            <w:ind w:hanging="360"/>
          </w:pPr>
        </w:pPrChange>
      </w:pPr>
      <w:del w:id="175" w:author="Sacintha Raj" w:date="2023-01-26T02:38:00Z">
        <w:r w:rsidRPr="00835043" w:rsidDel="00804438">
          <w:rPr>
            <w:szCs w:val="18"/>
          </w:rPr>
          <w:delText xml:space="preserve">Data capture which will help with </w:delText>
        </w:r>
        <w:r w:rsidR="0014335F" w:rsidRPr="00835043" w:rsidDel="00804438">
          <w:rPr>
            <w:szCs w:val="18"/>
          </w:rPr>
          <w:delText>reconciliation</w:delText>
        </w:r>
        <w:r w:rsidR="00023135" w:rsidRPr="00835043" w:rsidDel="00804438">
          <w:rPr>
            <w:szCs w:val="18"/>
          </w:rPr>
          <w:delText xml:space="preserve"> </w:delText>
        </w:r>
      </w:del>
      <w:ins w:id="176" w:author="Sacintha Raj" w:date="2023-01-26T02:38:00Z">
        <w:r w:rsidR="00804438">
          <w:rPr>
            <w:szCs w:val="18"/>
          </w:rPr>
          <w:t>Reconciliation of data between CMS and Eclipse</w:t>
        </w:r>
      </w:ins>
    </w:p>
    <w:p w14:paraId="38AC9DAF" w14:textId="3645758D" w:rsidR="00575FC6" w:rsidRDefault="00537B30" w:rsidP="00537B30">
      <w:pPr>
        <w:pStyle w:val="Heading2"/>
        <w:ind w:left="567" w:hanging="567"/>
        <w:rPr>
          <w:ins w:id="177" w:author="Sacintha Raj" w:date="2023-01-25T09:26:00Z"/>
          <w:rFonts w:eastAsia="MS Mincho"/>
          <w:sz w:val="18"/>
        </w:rPr>
        <w:pPrChange w:id="178" w:author="Sacintha Raj" w:date="2023-01-25T09:30:00Z">
          <w:pPr>
            <w:pStyle w:val="BodyText"/>
            <w:spacing w:line="360" w:lineRule="auto"/>
            <w:ind w:left="720"/>
          </w:pPr>
        </w:pPrChange>
      </w:pPr>
      <w:bookmarkStart w:id="179" w:name="_Toc125592496"/>
      <w:ins w:id="180" w:author="Sacintha Raj" w:date="2023-01-25T09:30:00Z">
        <w:r w:rsidRPr="00537B30">
          <w:rPr>
            <w:rPrChange w:id="181" w:author="Sacintha Raj" w:date="2023-01-25T09:30:00Z">
              <w:rPr>
                <w:rFonts w:eastAsia="MS Mincho"/>
                <w:sz w:val="18"/>
              </w:rPr>
            </w:rPrChange>
          </w:rPr>
          <w:lastRenderedPageBreak/>
          <w:t>Scope</w:t>
        </w:r>
      </w:ins>
      <w:bookmarkEnd w:id="179"/>
    </w:p>
    <w:p w14:paraId="720DC84D" w14:textId="464D9BB5" w:rsidR="00537B30" w:rsidRDefault="00537B30" w:rsidP="00A7538B">
      <w:pPr>
        <w:pStyle w:val="BodyText"/>
        <w:spacing w:line="360" w:lineRule="auto"/>
        <w:ind w:left="720"/>
        <w:rPr>
          <w:ins w:id="182" w:author="Sacintha Raj" w:date="2023-01-25T09:31:00Z"/>
          <w:rFonts w:eastAsia="MS Mincho"/>
          <w:sz w:val="18"/>
        </w:rPr>
      </w:pPr>
      <w:ins w:id="183" w:author="Sacintha Raj" w:date="2023-01-25T09:30:00Z">
        <w:r>
          <w:rPr>
            <w:rFonts w:eastAsia="MS Mincho"/>
            <w:sz w:val="18"/>
          </w:rPr>
          <w:t>The scope of the document identif</w:t>
        </w:r>
      </w:ins>
      <w:ins w:id="184" w:author="Sacintha Raj" w:date="2023-01-25T09:31:00Z">
        <w:r>
          <w:rPr>
            <w:rFonts w:eastAsia="MS Mincho"/>
            <w:sz w:val="18"/>
          </w:rPr>
          <w:t>ies and elucidate the technical solution provided by NTT as part of the whole implementation</w:t>
        </w:r>
      </w:ins>
    </w:p>
    <w:p w14:paraId="69776E6B" w14:textId="2A5B3A35" w:rsidR="00537B30" w:rsidRDefault="008E02C2" w:rsidP="00A7538B">
      <w:pPr>
        <w:pStyle w:val="BodyText"/>
        <w:spacing w:line="360" w:lineRule="auto"/>
        <w:ind w:left="720"/>
        <w:rPr>
          <w:ins w:id="185" w:author="Sacintha Raj" w:date="2023-01-25T09:29:00Z"/>
          <w:rFonts w:eastAsia="MS Mincho"/>
          <w:sz w:val="18"/>
        </w:rPr>
      </w:pPr>
      <w:ins w:id="186" w:author="Sacintha Raj" w:date="2023-01-25T13:03:00Z">
        <w:r>
          <w:rPr>
            <w:rFonts w:eastAsia="MS Mincho"/>
            <w:noProof/>
            <w:sz w:val="18"/>
          </w:rPr>
          <w:drawing>
            <wp:inline distT="0" distB="0" distL="0" distR="0" wp14:anchorId="08D4D9BA" wp14:editId="07D7A720">
              <wp:extent cx="6187206" cy="4910667"/>
              <wp:effectExtent l="0" t="0" r="4445" b="444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4"/>
                      <a:stretch>
                        <a:fillRect/>
                      </a:stretch>
                    </pic:blipFill>
                    <pic:spPr>
                      <a:xfrm>
                        <a:off x="0" y="0"/>
                        <a:ext cx="6201096" cy="4921691"/>
                      </a:xfrm>
                      <a:prstGeom prst="rect">
                        <a:avLst/>
                      </a:prstGeom>
                    </pic:spPr>
                  </pic:pic>
                </a:graphicData>
              </a:graphic>
            </wp:inline>
          </w:drawing>
        </w:r>
      </w:ins>
    </w:p>
    <w:p w14:paraId="27B0B60D" w14:textId="0346598D" w:rsidR="00537B30" w:rsidDel="00537B30" w:rsidRDefault="00537B30" w:rsidP="007F1FF5">
      <w:pPr>
        <w:rPr>
          <w:del w:id="187" w:author="Sacintha Raj" w:date="2023-01-25T09:32:00Z"/>
        </w:rPr>
      </w:pPr>
    </w:p>
    <w:p w14:paraId="3CE62880" w14:textId="77777777" w:rsidR="00537B30" w:rsidRDefault="00537B30" w:rsidP="00A7538B">
      <w:pPr>
        <w:pStyle w:val="BodyText"/>
        <w:spacing w:line="360" w:lineRule="auto"/>
        <w:ind w:left="720"/>
        <w:rPr>
          <w:ins w:id="188" w:author="Sacintha Raj" w:date="2023-01-25T09:32:00Z"/>
          <w:rFonts w:eastAsia="MS Mincho"/>
          <w:sz w:val="18"/>
        </w:rPr>
      </w:pPr>
    </w:p>
    <w:p w14:paraId="02A33D61" w14:textId="564D81E0" w:rsidR="007F1FF5" w:rsidDel="00E732DC" w:rsidRDefault="00537B30" w:rsidP="00E732DC">
      <w:pPr>
        <w:rPr>
          <w:del w:id="189" w:author="Sacintha Raj" w:date="2023-01-25T09:32:00Z"/>
        </w:rPr>
      </w:pPr>
      <w:ins w:id="190" w:author="Sacintha Raj" w:date="2023-01-25T09:34:00Z">
        <w:r>
          <w:t xml:space="preserve">This document explains the technical solution and </w:t>
        </w:r>
      </w:ins>
      <w:ins w:id="191" w:author="Sacintha Raj" w:date="2023-01-25T09:36:00Z">
        <w:r>
          <w:t>t</w:t>
        </w:r>
      </w:ins>
      <w:ins w:id="192" w:author="Sacintha Raj" w:date="2023-01-25T09:35:00Z">
        <w:r>
          <w:t>he architecture at</w:t>
        </w:r>
      </w:ins>
      <w:ins w:id="193" w:author="Sacintha Raj" w:date="2023-01-25T09:34:00Z">
        <w:r>
          <w:t xml:space="preserve"> a high level</w:t>
        </w:r>
      </w:ins>
      <w:ins w:id="194" w:author="Sacintha Raj" w:date="2023-01-25T09:36:00Z">
        <w:r>
          <w:t xml:space="preserve">. There </w:t>
        </w:r>
      </w:ins>
      <w:ins w:id="195" w:author="Sacintha Raj" w:date="2023-01-25T09:38:00Z">
        <w:r w:rsidR="00E732DC">
          <w:t>are three</w:t>
        </w:r>
      </w:ins>
      <w:ins w:id="196" w:author="Sacintha Raj" w:date="2023-01-25T09:39:00Z">
        <w:r w:rsidR="00E732DC">
          <w:t xml:space="preserve"> systems identified in NTT landscape that either needs </w:t>
        </w:r>
        <w:proofErr w:type="gramStart"/>
        <w:r w:rsidR="00E732DC">
          <w:t>a</w:t>
        </w:r>
        <w:proofErr w:type="gramEnd"/>
        <w:r w:rsidR="00E732DC">
          <w:t xml:space="preserve"> uplift of new implementation</w:t>
        </w:r>
      </w:ins>
      <w:del w:id="197" w:author="Sacintha Raj" w:date="2023-01-25T09:32:00Z">
        <w:r w:rsidR="007F1FF5" w:rsidDel="00537B30">
          <w:delText>Scope</w:delText>
        </w:r>
      </w:del>
    </w:p>
    <w:p w14:paraId="767C46F0" w14:textId="77777777" w:rsidR="00E732DC" w:rsidRDefault="00E732DC" w:rsidP="00E732DC">
      <w:pPr>
        <w:rPr>
          <w:ins w:id="198" w:author="Sacintha Raj" w:date="2023-01-25T09:39:00Z"/>
        </w:rPr>
        <w:pPrChange w:id="199" w:author="Sacintha Raj" w:date="2023-01-25T09:39:00Z">
          <w:pPr>
            <w:pStyle w:val="Heading2"/>
          </w:pPr>
        </w:pPrChange>
      </w:pPr>
    </w:p>
    <w:p w14:paraId="05D7439A" w14:textId="03BF16E7" w:rsidR="00537B30" w:rsidDel="00E732DC" w:rsidRDefault="007E2C07" w:rsidP="00E732DC">
      <w:pPr>
        <w:rPr>
          <w:del w:id="200" w:author="Sacintha Raj" w:date="2023-01-25T09:39:00Z"/>
        </w:rPr>
        <w:pPrChange w:id="201" w:author="Sacintha Raj" w:date="2023-01-25T09:39:00Z">
          <w:pPr/>
        </w:pPrChange>
      </w:pPr>
      <w:ins w:id="202" w:author="Sacintha Raj" w:date="2023-01-25T09:48:00Z">
        <w:r>
          <w:t xml:space="preserve">CEI - </w:t>
        </w:r>
      </w:ins>
      <w:del w:id="203" w:author="Sacintha Raj" w:date="2023-01-25T09:32:00Z">
        <w:r w:rsidR="00B94641" w:rsidDel="00537B30">
          <w:delText xml:space="preserve">The scope of this document </w:delText>
        </w:r>
        <w:r w:rsidR="001B2793" w:rsidDel="00537B30">
          <w:delText>identifies</w:delText>
        </w:r>
        <w:r w:rsidR="002E31BD" w:rsidDel="00537B30">
          <w:delText xml:space="preserve"> and elucidate the technical solution</w:delText>
        </w:r>
        <w:r w:rsidR="00B94641" w:rsidDel="00537B30">
          <w:delText xml:space="preserve"> </w:delText>
        </w:r>
        <w:r w:rsidR="002E31BD" w:rsidDel="00537B30">
          <w:delText>provided by NTT as part of the whole implementation.</w:delText>
        </w:r>
      </w:del>
    </w:p>
    <w:p w14:paraId="4B765B99" w14:textId="702B149A" w:rsidR="007F1FF5" w:rsidDel="00E732DC" w:rsidRDefault="002E31BD" w:rsidP="00E732DC">
      <w:pPr>
        <w:rPr>
          <w:del w:id="204" w:author="Sacintha Raj" w:date="2023-01-25T09:39:00Z"/>
        </w:rPr>
        <w:pPrChange w:id="205" w:author="Sacintha Raj" w:date="2023-01-25T09:39:00Z">
          <w:pPr/>
        </w:pPrChange>
      </w:pPr>
      <w:del w:id="206" w:author="Sacintha Raj" w:date="2023-01-25T09:39:00Z">
        <w:r w:rsidDel="00E732DC">
          <w:delText xml:space="preserve">This document explains the technical </w:delText>
        </w:r>
        <w:r w:rsidR="0014335F" w:rsidDel="00E732DC">
          <w:delText>process and</w:delText>
        </w:r>
        <w:r w:rsidR="00B94641" w:rsidDel="00E732DC">
          <w:delText xml:space="preserve"> the architecture of the below system</w:delText>
        </w:r>
        <w:r w:rsidDel="00E732DC">
          <w:delText xml:space="preserve"> implementation and uplifts</w:delText>
        </w:r>
      </w:del>
    </w:p>
    <w:p w14:paraId="7CE8586C" w14:textId="2B6A7EE8" w:rsidR="00E70F64" w:rsidRDefault="000150CE" w:rsidP="00625693">
      <w:pPr>
        <w:pStyle w:val="ListParagraph"/>
        <w:numPr>
          <w:ilvl w:val="0"/>
          <w:numId w:val="9"/>
        </w:numPr>
        <w:spacing w:after="3" w:line="360" w:lineRule="auto"/>
      </w:pPr>
      <w:r>
        <w:t xml:space="preserve">CMS will communicate to </w:t>
      </w:r>
      <w:r w:rsidR="0022004F">
        <w:t xml:space="preserve">Eclipse </w:t>
      </w:r>
      <w:r>
        <w:t xml:space="preserve">via </w:t>
      </w:r>
      <w:del w:id="207" w:author="Sacintha Raj" w:date="2023-01-26T02:25:00Z">
        <w:r w:rsidR="001B2793" w:rsidDel="00022168">
          <w:delText>CWA</w:delText>
        </w:r>
      </w:del>
      <w:ins w:id="208" w:author="Sacintha Raj" w:date="2023-01-26T02:25:00Z">
        <w:r w:rsidR="00022168">
          <w:t>CEI</w:t>
        </w:r>
      </w:ins>
      <w:r w:rsidR="001B2793">
        <w:t>. There</w:t>
      </w:r>
      <w:r>
        <w:t xml:space="preserve"> </w:t>
      </w:r>
      <w:r w:rsidR="00E1228F">
        <w:t>are seven AP</w:t>
      </w:r>
      <w:r w:rsidR="00E70F64">
        <w:t>I</w:t>
      </w:r>
      <w:r w:rsidR="00E1228F">
        <w:t>s to cater to</w:t>
      </w:r>
      <w:ins w:id="209" w:author="Sacintha Raj" w:date="2023-01-25T09:39:00Z">
        <w:r w:rsidR="00E732DC">
          <w:t>.</w:t>
        </w:r>
      </w:ins>
      <w:ins w:id="210" w:author="Sacintha Raj" w:date="2023-01-25T09:40:00Z">
        <w:r w:rsidR="00E732DC">
          <w:t xml:space="preserve"> </w:t>
        </w:r>
      </w:ins>
      <w:ins w:id="211" w:author="Sacintha Raj" w:date="2023-01-25T09:39:00Z">
        <w:r w:rsidR="00E732DC">
          <w:t>A new</w:t>
        </w:r>
      </w:ins>
      <w:ins w:id="212" w:author="Sacintha Raj" w:date="2023-01-25T09:40:00Z">
        <w:r w:rsidR="00E732DC">
          <w:t xml:space="preserve"> system called CEI – CMS Eclipse Integrator </w:t>
        </w:r>
        <w:proofErr w:type="gramStart"/>
        <w:r w:rsidR="00E732DC">
          <w:t>has to</w:t>
        </w:r>
        <w:proofErr w:type="gramEnd"/>
        <w:r w:rsidR="00E732DC">
          <w:t xml:space="preserve"> be </w:t>
        </w:r>
      </w:ins>
      <w:ins w:id="213" w:author="Sacintha Raj" w:date="2023-01-25T09:49:00Z">
        <w:r w:rsidR="007E2C07">
          <w:t>built</w:t>
        </w:r>
      </w:ins>
      <w:ins w:id="214" w:author="Sacintha Raj" w:date="2023-01-25T09:40:00Z">
        <w:r w:rsidR="00E732DC">
          <w:t>.</w:t>
        </w:r>
      </w:ins>
      <w:ins w:id="215" w:author="Sacintha Raj" w:date="2023-01-25T09:41:00Z">
        <w:r w:rsidR="00E732DC">
          <w:t xml:space="preserve"> </w:t>
        </w:r>
      </w:ins>
      <w:ins w:id="216" w:author="Sacintha Raj" w:date="2023-01-25T09:40:00Z">
        <w:r w:rsidR="00E732DC">
          <w:t>This</w:t>
        </w:r>
      </w:ins>
      <w:ins w:id="217" w:author="Sacintha Raj" w:date="2023-01-25T09:41:00Z">
        <w:r w:rsidR="00E732DC">
          <w:t xml:space="preserve"> is new addition to the NTT Estate </w:t>
        </w:r>
      </w:ins>
      <w:ins w:id="218" w:author="Sacintha Raj" w:date="2023-01-25T09:39:00Z">
        <w:r w:rsidR="00E732DC">
          <w:t xml:space="preserve"> </w:t>
        </w:r>
      </w:ins>
    </w:p>
    <w:p w14:paraId="67AF0F57" w14:textId="29DDA301" w:rsidR="0022004F" w:rsidRDefault="007E2C07" w:rsidP="00625693">
      <w:pPr>
        <w:pStyle w:val="ListParagraph"/>
        <w:numPr>
          <w:ilvl w:val="0"/>
          <w:numId w:val="9"/>
        </w:numPr>
        <w:spacing w:after="3" w:line="360" w:lineRule="auto"/>
      </w:pPr>
      <w:ins w:id="219" w:author="Sacintha Raj" w:date="2023-01-25T09:48:00Z">
        <w:r>
          <w:t xml:space="preserve">PSR - </w:t>
        </w:r>
      </w:ins>
      <w:ins w:id="220" w:author="Sacintha Raj" w:date="2023-01-25T09:41:00Z">
        <w:r w:rsidR="00E732DC">
          <w:t>E</w:t>
        </w:r>
      </w:ins>
      <w:del w:id="221" w:author="Sacintha Raj" w:date="2023-01-25T09:41:00Z">
        <w:r w:rsidR="0022004F" w:rsidDel="00E732DC">
          <w:delText xml:space="preserve">Uplift of </w:delText>
        </w:r>
        <w:r w:rsidR="00AB2587" w:rsidDel="00E732DC">
          <w:delText>e</w:delText>
        </w:r>
      </w:del>
      <w:r w:rsidR="00AB2587">
        <w:t xml:space="preserve">xisting </w:t>
      </w:r>
      <w:r w:rsidR="0022004F">
        <w:t>PSR API to incorporate additional data</w:t>
      </w:r>
      <w:r w:rsidR="00C067D4">
        <w:t xml:space="preserve"> in both request and </w:t>
      </w:r>
      <w:del w:id="222" w:author="Sacintha Raj" w:date="2023-01-25T09:42:00Z">
        <w:r w:rsidR="00C067D4" w:rsidDel="00E732DC">
          <w:delText>response</w:delText>
        </w:r>
      </w:del>
      <w:ins w:id="223" w:author="Sacintha Raj" w:date="2023-01-25T09:42:00Z">
        <w:r w:rsidR="00E732DC">
          <w:t xml:space="preserve">response, </w:t>
        </w:r>
      </w:ins>
      <w:ins w:id="224" w:author="Sacintha Raj" w:date="2023-01-25T09:45:00Z">
        <w:r w:rsidR="00E732DC">
          <w:t>must</w:t>
        </w:r>
      </w:ins>
      <w:ins w:id="225" w:author="Sacintha Raj" w:date="2023-01-25T09:41:00Z">
        <w:r w:rsidR="00E732DC">
          <w:t xml:space="preserve"> be </w:t>
        </w:r>
      </w:ins>
      <w:ins w:id="226" w:author="Sacintha Raj" w:date="2023-01-25T09:42:00Z">
        <w:r w:rsidR="00E732DC">
          <w:t>upgraded. Currently</w:t>
        </w:r>
      </w:ins>
      <w:ins w:id="227" w:author="Sacintha Raj" w:date="2023-01-25T09:41:00Z">
        <w:r w:rsidR="00E732DC">
          <w:t xml:space="preserve"> it serves </w:t>
        </w:r>
      </w:ins>
      <w:ins w:id="228" w:author="Sacintha Raj" w:date="2023-01-25T09:42:00Z">
        <w:r w:rsidR="00E732DC">
          <w:t xml:space="preserve">TMK London. It </w:t>
        </w:r>
      </w:ins>
      <w:ins w:id="229" w:author="Sacintha Raj" w:date="2023-01-25T09:47:00Z">
        <w:r>
          <w:t>needs to</w:t>
        </w:r>
      </w:ins>
      <w:ins w:id="230" w:author="Sacintha Raj" w:date="2023-01-25T09:42:00Z">
        <w:r w:rsidR="00E732DC">
          <w:t xml:space="preserve"> </w:t>
        </w:r>
      </w:ins>
      <w:ins w:id="231" w:author="Sacintha Raj" w:date="2023-01-25T09:46:00Z">
        <w:r w:rsidR="00E732DC">
          <w:t xml:space="preserve">be </w:t>
        </w:r>
      </w:ins>
      <w:ins w:id="232" w:author="Sacintha Raj" w:date="2023-01-25T09:42:00Z">
        <w:r w:rsidR="00E732DC">
          <w:t xml:space="preserve">upgraded </w:t>
        </w:r>
      </w:ins>
      <w:ins w:id="233" w:author="Sacintha Raj" w:date="2023-01-25T09:43:00Z">
        <w:r w:rsidR="00E732DC">
          <w:t>to cater to Singapore TMK as well.</w:t>
        </w:r>
      </w:ins>
    </w:p>
    <w:p w14:paraId="62C92CB7" w14:textId="6DCEFE67" w:rsidR="0022004F" w:rsidRDefault="007E2C07" w:rsidP="00625693">
      <w:pPr>
        <w:pStyle w:val="ListParagraph"/>
        <w:numPr>
          <w:ilvl w:val="0"/>
          <w:numId w:val="9"/>
        </w:numPr>
        <w:spacing w:after="3" w:line="360" w:lineRule="auto"/>
      </w:pPr>
      <w:ins w:id="234" w:author="Sacintha Raj" w:date="2023-01-25T09:48:00Z">
        <w:r>
          <w:t xml:space="preserve">DMS - </w:t>
        </w:r>
      </w:ins>
      <w:ins w:id="235" w:author="Sacintha Raj" w:date="2023-01-25T09:43:00Z">
        <w:r w:rsidR="00E732DC">
          <w:t>E</w:t>
        </w:r>
      </w:ins>
      <w:del w:id="236" w:author="Sacintha Raj" w:date="2023-01-25T09:43:00Z">
        <w:r w:rsidR="0022004F" w:rsidDel="00E732DC">
          <w:delText xml:space="preserve">Uplift of </w:delText>
        </w:r>
        <w:r w:rsidR="00AB2587" w:rsidDel="00E732DC">
          <w:delText>e</w:delText>
        </w:r>
      </w:del>
      <w:r w:rsidR="00AB2587">
        <w:t xml:space="preserve">xisting </w:t>
      </w:r>
      <w:r w:rsidR="0014335F">
        <w:t>SharePoint</w:t>
      </w:r>
      <w:r w:rsidR="0022004F">
        <w:t xml:space="preserve"> </w:t>
      </w:r>
      <w:r w:rsidR="00152D7E">
        <w:t>mule Application</w:t>
      </w:r>
      <w:ins w:id="237" w:author="Sacintha Raj" w:date="2023-01-25T09:43:00Z">
        <w:r w:rsidR="00E732DC">
          <w:t xml:space="preserve"> </w:t>
        </w:r>
      </w:ins>
      <w:ins w:id="238" w:author="Sacintha Raj" w:date="2023-01-25T09:45:00Z">
        <w:r w:rsidR="00E732DC">
          <w:t xml:space="preserve">which serves London TMK as a document management </w:t>
        </w:r>
      </w:ins>
      <w:ins w:id="239" w:author="Sacintha Raj" w:date="2023-01-25T09:47:00Z">
        <w:r>
          <w:t>system. This needs to be upgraded to cater to Singapore.</w:t>
        </w:r>
      </w:ins>
    </w:p>
    <w:p w14:paraId="34B8A38C" w14:textId="77777777" w:rsidR="00010966" w:rsidRDefault="00010966" w:rsidP="00010966">
      <w:pPr>
        <w:spacing w:after="3" w:line="360" w:lineRule="auto"/>
      </w:pPr>
    </w:p>
    <w:p w14:paraId="2008F565" w14:textId="5979AC2A" w:rsidR="00817A1E" w:rsidRPr="00485AB5" w:rsidRDefault="007E2C07" w:rsidP="00485AB5">
      <w:pPr>
        <w:pStyle w:val="Heading3"/>
        <w:ind w:left="284" w:hanging="425"/>
        <w:rPr>
          <w:ins w:id="240" w:author="Sacintha Raj" w:date="2023-01-25T22:39:00Z"/>
          <w:rFonts w:eastAsia="MS Gothic"/>
          <w:color w:val="4F81BD"/>
          <w:sz w:val="28"/>
          <w:rPrChange w:id="241" w:author="Sacintha Raj" w:date="2023-01-26T00:34:00Z">
            <w:rPr>
              <w:ins w:id="242" w:author="Sacintha Raj" w:date="2023-01-25T22:39:00Z"/>
            </w:rPr>
          </w:rPrChange>
        </w:rPr>
        <w:pPrChange w:id="243" w:author="Sacintha Raj" w:date="2023-01-26T00:35:00Z">
          <w:pPr>
            <w:pStyle w:val="Heading3"/>
            <w:ind w:left="142" w:hanging="215"/>
          </w:pPr>
        </w:pPrChange>
      </w:pPr>
      <w:ins w:id="244" w:author="Sacintha Raj" w:date="2023-01-25T09:51:00Z">
        <w:r w:rsidRPr="00485AB5">
          <w:rPr>
            <w:rFonts w:eastAsia="MS Gothic"/>
            <w:color w:val="4F81BD"/>
            <w:sz w:val="28"/>
            <w:rPrChange w:id="245" w:author="Sacintha Raj" w:date="2023-01-26T00:34:00Z">
              <w:rPr/>
            </w:rPrChange>
          </w:rPr>
          <w:lastRenderedPageBreak/>
          <w:t>CMS Eclipse Integrator</w:t>
        </w:r>
      </w:ins>
      <w:del w:id="246" w:author="Sacintha Raj" w:date="2023-01-25T09:52:00Z">
        <w:r w:rsidR="001B2793" w:rsidRPr="00485AB5" w:rsidDel="007E2C07">
          <w:rPr>
            <w:rFonts w:eastAsia="MS Gothic"/>
            <w:color w:val="4F81BD"/>
            <w:sz w:val="28"/>
            <w:rPrChange w:id="247" w:author="Sacintha Raj" w:date="2023-01-26T00:34:00Z">
              <w:rPr/>
            </w:rPrChange>
          </w:rPr>
          <w:delText>Camel wrapper</w:delText>
        </w:r>
        <w:r w:rsidR="0070758E" w:rsidRPr="00485AB5" w:rsidDel="007E2C07">
          <w:rPr>
            <w:rFonts w:eastAsia="MS Gothic"/>
            <w:color w:val="4F81BD"/>
            <w:sz w:val="28"/>
            <w:rPrChange w:id="248" w:author="Sacintha Raj" w:date="2023-01-26T00:34:00Z">
              <w:rPr/>
            </w:rPrChange>
          </w:rPr>
          <w:delText xml:space="preserve"> </w:delText>
        </w:r>
        <w:r w:rsidR="0014335F" w:rsidRPr="00485AB5" w:rsidDel="007E2C07">
          <w:rPr>
            <w:rFonts w:eastAsia="MS Gothic"/>
            <w:color w:val="4F81BD"/>
            <w:sz w:val="28"/>
            <w:rPrChange w:id="249" w:author="Sacintha Raj" w:date="2023-01-26T00:34:00Z">
              <w:rPr/>
            </w:rPrChange>
          </w:rPr>
          <w:delText>Api</w:delText>
        </w:r>
      </w:del>
    </w:p>
    <w:p w14:paraId="2BCEBC4C" w14:textId="2DA0CD95" w:rsidR="00D748FD" w:rsidRPr="00485AB5" w:rsidRDefault="00D748FD" w:rsidP="00485AB5">
      <w:pPr>
        <w:pStyle w:val="Heading3"/>
        <w:numPr>
          <w:ilvl w:val="3"/>
          <w:numId w:val="3"/>
        </w:numPr>
        <w:ind w:left="426" w:hanging="284"/>
        <w:rPr>
          <w:rFonts w:eastAsia="MS Gothic"/>
          <w:color w:val="4F81BD"/>
          <w:sz w:val="28"/>
          <w:rPrChange w:id="250" w:author="Sacintha Raj" w:date="2023-01-26T00:34:00Z">
            <w:rPr/>
          </w:rPrChange>
        </w:rPr>
        <w:pPrChange w:id="251" w:author="Sacintha Raj" w:date="2023-01-26T00:35:00Z">
          <w:pPr>
            <w:pStyle w:val="Heading3"/>
          </w:pPr>
        </w:pPrChange>
      </w:pPr>
      <w:ins w:id="252" w:author="Sacintha Raj" w:date="2023-01-25T22:39:00Z">
        <w:r w:rsidRPr="00485AB5">
          <w:rPr>
            <w:rFonts w:eastAsia="MS Gothic"/>
            <w:color w:val="4F81BD"/>
            <w:sz w:val="28"/>
            <w:rPrChange w:id="253" w:author="Sacintha Raj" w:date="2023-01-26T00:34:00Z">
              <w:rPr/>
            </w:rPrChange>
          </w:rPr>
          <w:t>Business scope</w:t>
        </w:r>
      </w:ins>
    </w:p>
    <w:p w14:paraId="5A6B9B1E" w14:textId="79B5FC4D" w:rsidR="007E2C07" w:rsidRDefault="0070758E" w:rsidP="005F6A67">
      <w:pPr>
        <w:pPrChange w:id="254" w:author="Sacintha Raj" w:date="2023-01-25T11:18:00Z">
          <w:pPr/>
        </w:pPrChange>
      </w:pPr>
      <w:r>
        <w:t xml:space="preserve">          </w:t>
      </w:r>
    </w:p>
    <w:p w14:paraId="5D8A71EE" w14:textId="50D26059" w:rsidR="0070758E" w:rsidRDefault="00E70F64">
      <w:r>
        <w:t xml:space="preserve">    </w:t>
      </w:r>
      <w:ins w:id="255" w:author="Sacintha Raj" w:date="2023-01-25T09:52:00Z">
        <w:r w:rsidR="007E2C07">
          <w:t xml:space="preserve">CMS Eclipse Integrated </w:t>
        </w:r>
      </w:ins>
      <w:del w:id="256" w:author="Sacintha Raj" w:date="2023-01-25T09:52:00Z">
        <w:r w:rsidR="00AB2587" w:rsidDel="007E2C07">
          <w:delText>Camel</w:delText>
        </w:r>
        <w:r w:rsidDel="007E2C07">
          <w:delText xml:space="preserve"> </w:delText>
        </w:r>
        <w:r w:rsidR="0070758E" w:rsidDel="007E2C07">
          <w:delText>Wrapper API</w:delText>
        </w:r>
      </w:del>
      <w:r w:rsidR="00AB2587">
        <w:t>(</w:t>
      </w:r>
      <w:del w:id="257" w:author="Sacintha Raj" w:date="2023-01-25T12:36:00Z">
        <w:r w:rsidR="00AB2587" w:rsidDel="006876BF">
          <w:delText>CWA</w:delText>
        </w:r>
      </w:del>
      <w:ins w:id="258" w:author="Sacintha Raj" w:date="2023-01-25T12:36:00Z">
        <w:r w:rsidR="006876BF">
          <w:t>CEI</w:t>
        </w:r>
      </w:ins>
      <w:r w:rsidR="00AB2587">
        <w:t>)</w:t>
      </w:r>
      <w:r w:rsidR="0070758E">
        <w:t xml:space="preserve"> </w:t>
      </w:r>
      <w:del w:id="259" w:author="Sacintha Raj" w:date="2023-01-25T09:52:00Z">
        <w:r w:rsidR="0070758E" w:rsidDel="007E2C07">
          <w:delText>provides pass through</w:delText>
        </w:r>
      </w:del>
      <w:ins w:id="260" w:author="Sacintha Raj" w:date="2023-01-25T09:52:00Z">
        <w:r w:rsidR="007E2C07">
          <w:t xml:space="preserve">which </w:t>
        </w:r>
      </w:ins>
      <w:ins w:id="261" w:author="Sacintha Raj" w:date="2023-01-25T09:53:00Z">
        <w:r w:rsidR="007E2C07">
          <w:t xml:space="preserve">integrates CMS and Eclipse. The following APIS are now supported by </w:t>
        </w:r>
        <w:proofErr w:type="spellStart"/>
        <w:r w:rsidR="007E2C07">
          <w:t>CEi</w:t>
        </w:r>
      </w:ins>
      <w:proofErr w:type="spellEnd"/>
      <w:del w:id="262" w:author="Sacintha Raj" w:date="2023-01-25T09:53:00Z">
        <w:r w:rsidR="0070758E" w:rsidDel="007E2C07">
          <w:delText xml:space="preserve"> functionality for the below APIs</w:delText>
        </w:r>
      </w:del>
    </w:p>
    <w:p w14:paraId="13EC6537" w14:textId="37C9F6DC" w:rsidR="0070758E" w:rsidRDefault="0070758E" w:rsidP="00625693">
      <w:pPr>
        <w:pStyle w:val="ListParagraph"/>
        <w:numPr>
          <w:ilvl w:val="0"/>
          <w:numId w:val="10"/>
        </w:numPr>
        <w:spacing w:after="3" w:line="360" w:lineRule="auto"/>
      </w:pPr>
      <w:bookmarkStart w:id="263" w:name="_Toc110619535"/>
      <w:bookmarkStart w:id="264" w:name="_Hlk115160311"/>
      <w:r>
        <w:t>CreateClaim</w:t>
      </w:r>
      <w:bookmarkEnd w:id="263"/>
      <w:r w:rsidR="00EA5AFF">
        <w:t xml:space="preserve"> -</w:t>
      </w:r>
      <w:r w:rsidR="00EA5AFF" w:rsidRPr="00EA5AFF">
        <w:t xml:space="preserve"> </w:t>
      </w:r>
      <w:r w:rsidR="00EA5AFF">
        <w:t>This flow will be triggered when a claim has been created within CMS.</w:t>
      </w:r>
    </w:p>
    <w:p w14:paraId="2D7D58FD" w14:textId="0E45C7A6" w:rsidR="00EA5AFF" w:rsidRPr="00EA5AFF" w:rsidRDefault="00EA5AFF" w:rsidP="00625693">
      <w:pPr>
        <w:pStyle w:val="ListParagraph"/>
        <w:numPr>
          <w:ilvl w:val="0"/>
          <w:numId w:val="10"/>
        </w:numPr>
        <w:spacing w:after="3" w:line="360" w:lineRule="auto"/>
      </w:pPr>
      <w:r w:rsidRPr="00EA5AFF">
        <w:t>UpdateClaim</w:t>
      </w:r>
      <w:r>
        <w:t xml:space="preserve"> -</w:t>
      </w:r>
      <w:r w:rsidRPr="00EA5AFF">
        <w:t xml:space="preserve"> This flow will be triggered when a significant change, has been made to a claim OR when a claim’s status has been changed within CMS.</w:t>
      </w:r>
    </w:p>
    <w:p w14:paraId="3DFD99ED" w14:textId="6A382D31" w:rsidR="00EA5AFF" w:rsidRPr="00EA5AFF" w:rsidRDefault="00EA5AFF" w:rsidP="00625693">
      <w:pPr>
        <w:pStyle w:val="ListParagraph"/>
        <w:numPr>
          <w:ilvl w:val="0"/>
          <w:numId w:val="10"/>
        </w:numPr>
        <w:spacing w:after="3" w:line="360" w:lineRule="auto"/>
      </w:pPr>
      <w:r w:rsidRPr="00EA5AFF">
        <w:t>CreateMovement</w:t>
      </w:r>
      <w:r>
        <w:t xml:space="preserve"> -</w:t>
      </w:r>
      <w:r w:rsidRPr="00EA5AFF">
        <w:t xml:space="preserve"> This flow will be triggered when a financial movement is created within CMS.</w:t>
      </w:r>
    </w:p>
    <w:p w14:paraId="2138454A" w14:textId="73069122" w:rsidR="00EA5AFF" w:rsidRPr="00EA5AFF" w:rsidRDefault="00EA5AFF" w:rsidP="00625693">
      <w:pPr>
        <w:pStyle w:val="ListParagraph"/>
        <w:numPr>
          <w:ilvl w:val="0"/>
          <w:numId w:val="10"/>
        </w:numPr>
        <w:spacing w:after="3" w:line="360" w:lineRule="auto"/>
      </w:pPr>
      <w:commentRangeStart w:id="265"/>
      <w:commentRangeStart w:id="266"/>
      <w:r>
        <w:t>PostClaimMovementToLedger</w:t>
      </w:r>
      <w:commentRangeEnd w:id="265"/>
      <w:r>
        <w:rPr>
          <w:rStyle w:val="CommentReference"/>
        </w:rPr>
        <w:commentReference w:id="265"/>
      </w:r>
      <w:commentRangeEnd w:id="266"/>
      <w:r>
        <w:rPr>
          <w:rStyle w:val="CommentReference"/>
        </w:rPr>
        <w:commentReference w:id="266"/>
      </w:r>
      <w:r>
        <w:t xml:space="preserve"> - This flow will be triggered when a claim movement needs to be posted to the Ledger </w:t>
      </w:r>
      <w:r w:rsidR="001B2793">
        <w:t>e.g.,</w:t>
      </w:r>
      <w:r>
        <w:t xml:space="preserve"> when a payment or recovery has been approved or when a payment has been voided or stopped within CMS, post the financial escalation process</w:t>
      </w:r>
    </w:p>
    <w:p w14:paraId="54E0C13F" w14:textId="1BE729F1" w:rsidR="0073240E" w:rsidRPr="0073240E" w:rsidRDefault="0073240E" w:rsidP="00625693">
      <w:pPr>
        <w:pStyle w:val="ListParagraph"/>
        <w:numPr>
          <w:ilvl w:val="0"/>
          <w:numId w:val="10"/>
        </w:numPr>
        <w:spacing w:after="3" w:line="360" w:lineRule="auto"/>
      </w:pPr>
      <w:r w:rsidRPr="0073240E">
        <w:t>UpdateClaimMovementBrokerTransRef</w:t>
      </w:r>
      <w:r>
        <w:t xml:space="preserve"> - </w:t>
      </w:r>
      <w:r w:rsidRPr="0073240E">
        <w:t>This flow will be triggered when a new payment has been added to a claim within CMS.</w:t>
      </w:r>
    </w:p>
    <w:p w14:paraId="6B95C2C2" w14:textId="37462053" w:rsidR="0073240E" w:rsidRPr="0073240E" w:rsidRDefault="0073240E" w:rsidP="00625693">
      <w:pPr>
        <w:pStyle w:val="ListParagraph"/>
        <w:numPr>
          <w:ilvl w:val="0"/>
          <w:numId w:val="10"/>
        </w:numPr>
        <w:spacing w:after="3" w:line="360" w:lineRule="auto"/>
      </w:pPr>
      <w:r w:rsidRPr="0073240E">
        <w:t>CreateOrganisationNode</w:t>
      </w:r>
      <w:r>
        <w:t xml:space="preserve"> - </w:t>
      </w:r>
      <w:r w:rsidRPr="0073240E">
        <w:t xml:space="preserve">This flow will be triggered when a new </w:t>
      </w:r>
      <w:r w:rsidR="002F74EA">
        <w:t>Organisational</w:t>
      </w:r>
      <w:r w:rsidR="002F74EA" w:rsidRPr="0073240E">
        <w:t xml:space="preserve"> </w:t>
      </w:r>
      <w:r w:rsidRPr="0073240E">
        <w:t>contact has been added to a claim within CMS.</w:t>
      </w:r>
    </w:p>
    <w:p w14:paraId="5B6A961C" w14:textId="1852D5B0" w:rsidR="0073240E" w:rsidRDefault="0073240E" w:rsidP="00625693">
      <w:pPr>
        <w:pStyle w:val="ListParagraph"/>
        <w:numPr>
          <w:ilvl w:val="0"/>
          <w:numId w:val="10"/>
        </w:numPr>
        <w:spacing w:after="3" w:line="360" w:lineRule="auto"/>
      </w:pPr>
      <w:commentRangeStart w:id="267"/>
      <w:commentRangeStart w:id="268"/>
      <w:r>
        <w:t>UpdateOrganisationNode</w:t>
      </w:r>
      <w:commentRangeEnd w:id="267"/>
      <w:r>
        <w:rPr>
          <w:rStyle w:val="CommentReference"/>
        </w:rPr>
        <w:commentReference w:id="267"/>
      </w:r>
      <w:commentRangeEnd w:id="268"/>
      <w:r>
        <w:rPr>
          <w:rStyle w:val="CommentReference"/>
        </w:rPr>
        <w:commentReference w:id="268"/>
      </w:r>
      <w:r>
        <w:t xml:space="preserve"> - This flow will be triggered when an </w:t>
      </w:r>
      <w:r w:rsidR="002F74EA">
        <w:t xml:space="preserve">Organisational </w:t>
      </w:r>
      <w:r>
        <w:t>contact has been updated on a claim within CMS.</w:t>
      </w:r>
    </w:p>
    <w:p w14:paraId="5D2598DB" w14:textId="275E35B7" w:rsidR="000150CE" w:rsidRDefault="001B2793" w:rsidP="000150CE">
      <w:pPr>
        <w:spacing w:after="3" w:line="360" w:lineRule="auto"/>
      </w:pPr>
      <w:r>
        <w:t>Additionally,</w:t>
      </w:r>
      <w:r w:rsidR="000150CE">
        <w:t xml:space="preserve"> another API is used</w:t>
      </w:r>
      <w:r w:rsidR="00763FDA">
        <w:t xml:space="preserve"> to weed out duplicate </w:t>
      </w:r>
      <w:r w:rsidR="000150CE">
        <w:t>claim and movements</w:t>
      </w:r>
    </w:p>
    <w:p w14:paraId="5A101A55" w14:textId="4418583B" w:rsidR="00EA5AFF" w:rsidRDefault="00E063E8" w:rsidP="00E063E8">
      <w:pPr>
        <w:pStyle w:val="ListParagraph"/>
        <w:numPr>
          <w:ilvl w:val="0"/>
          <w:numId w:val="8"/>
        </w:numPr>
        <w:spacing w:after="3" w:line="360" w:lineRule="auto"/>
        <w:rPr>
          <w:ins w:id="269" w:author="sacintha raj santhana raj" w:date="2023-01-13T16:11:00Z"/>
        </w:rPr>
      </w:pPr>
      <w:r>
        <w:t>Lookup Api-</w:t>
      </w:r>
      <w:r w:rsidR="001B2793">
        <w:t xml:space="preserve"> This</w:t>
      </w:r>
      <w:r w:rsidR="00D5309D">
        <w:t xml:space="preserve"> flow </w:t>
      </w:r>
      <w:r w:rsidR="005F59F4">
        <w:t>is triggere</w:t>
      </w:r>
      <w:r w:rsidR="006E7262">
        <w:t xml:space="preserve">d to verify any previous </w:t>
      </w:r>
      <w:r w:rsidR="00C158A7">
        <w:t>organizations</w:t>
      </w:r>
      <w:r>
        <w:t xml:space="preserve"> </w:t>
      </w:r>
      <w:r w:rsidR="005F59F4">
        <w:t xml:space="preserve">have been </w:t>
      </w:r>
      <w:bookmarkEnd w:id="264"/>
      <w:r w:rsidR="00FF2B1B">
        <w:t>created.</w:t>
      </w:r>
      <w:r>
        <w:t xml:space="preserve"> </w:t>
      </w:r>
    </w:p>
    <w:p w14:paraId="6114D1DF" w14:textId="559CFDD3" w:rsidR="006E7262" w:rsidRDefault="00FF2B1B" w:rsidP="00E063E8">
      <w:pPr>
        <w:pStyle w:val="ListParagraph"/>
        <w:numPr>
          <w:ilvl w:val="0"/>
          <w:numId w:val="8"/>
        </w:numPr>
        <w:spacing w:after="3" w:line="360" w:lineRule="auto"/>
        <w:rPr>
          <w:ins w:id="270" w:author="Sacintha Raj" w:date="2023-01-25T11:18:00Z"/>
        </w:rPr>
      </w:pPr>
      <w:proofErr w:type="spellStart"/>
      <w:r>
        <w:t>GetClaim</w:t>
      </w:r>
      <w:proofErr w:type="spellEnd"/>
      <w:r>
        <w:t>:</w:t>
      </w:r>
      <w:r w:rsidR="006E7262" w:rsidRPr="006E7262">
        <w:t xml:space="preserve"> </w:t>
      </w:r>
      <w:r w:rsidR="006E7262">
        <w:t xml:space="preserve">- This flow is triggered to verify any previous Claims have been created or movements have been </w:t>
      </w:r>
      <w:del w:id="271" w:author="Sacintha Raj" w:date="2023-01-25T10:47:00Z">
        <w:r w:rsidR="006E7262" w:rsidDel="008E17B4">
          <w:delText>triggered.</w:delText>
        </w:r>
      </w:del>
      <w:ins w:id="272" w:author="Sacintha Raj" w:date="2023-01-25T10:47:00Z">
        <w:r w:rsidR="008E17B4">
          <w:t xml:space="preserve">triggered. If we need to retrieve  </w:t>
        </w:r>
      </w:ins>
    </w:p>
    <w:p w14:paraId="3B768715" w14:textId="77777777" w:rsidR="00D748FD" w:rsidRDefault="00D748FD" w:rsidP="00AA307C">
      <w:pPr>
        <w:pStyle w:val="ListParagraph"/>
        <w:spacing w:after="3" w:line="360" w:lineRule="auto"/>
        <w:rPr>
          <w:ins w:id="273" w:author="Sacintha Raj" w:date="2023-01-25T22:43:00Z"/>
          <w:b/>
          <w:bCs/>
        </w:rPr>
        <w:pPrChange w:id="274" w:author="Sacintha Raj" w:date="2023-01-26T02:35:00Z">
          <w:pPr>
            <w:pStyle w:val="ListParagraph"/>
            <w:numPr>
              <w:numId w:val="11"/>
            </w:numPr>
            <w:spacing w:after="3" w:line="360" w:lineRule="auto"/>
            <w:ind w:hanging="360"/>
          </w:pPr>
        </w:pPrChange>
      </w:pPr>
    </w:p>
    <w:p w14:paraId="74BE807B" w14:textId="515816FB" w:rsidR="005F6A67" w:rsidRPr="00D748FD" w:rsidRDefault="005F6A67" w:rsidP="00D748FD">
      <w:pPr>
        <w:spacing w:after="3" w:line="360" w:lineRule="auto"/>
        <w:rPr>
          <w:ins w:id="275" w:author="Sacintha Raj" w:date="2023-01-25T11:18:00Z"/>
          <w:b/>
          <w:bCs/>
          <w:rPrChange w:id="276" w:author="Sacintha Raj" w:date="2023-01-25T22:43:00Z">
            <w:rPr>
              <w:ins w:id="277" w:author="Sacintha Raj" w:date="2023-01-25T11:18:00Z"/>
            </w:rPr>
          </w:rPrChange>
        </w:rPr>
        <w:pPrChange w:id="278" w:author="Sacintha Raj" w:date="2023-01-25T22:43:00Z">
          <w:pPr>
            <w:pStyle w:val="Heading3"/>
            <w:numPr>
              <w:ilvl w:val="4"/>
            </w:numPr>
            <w:ind w:left="567" w:hanging="360"/>
          </w:pPr>
        </w:pPrChange>
      </w:pPr>
      <w:ins w:id="279" w:author="Sacintha Raj" w:date="2023-01-25T11:18:00Z">
        <w:r w:rsidRPr="00D748FD">
          <w:rPr>
            <w:b/>
            <w:bCs/>
            <w:rPrChange w:id="280" w:author="Sacintha Raj" w:date="2023-01-25T22:43:00Z">
              <w:rPr/>
            </w:rPrChange>
          </w:rPr>
          <w:t xml:space="preserve">Error Handling and recovery </w:t>
        </w:r>
      </w:ins>
    </w:p>
    <w:p w14:paraId="6A06D0EB" w14:textId="77777777" w:rsidR="005F6A67" w:rsidRDefault="005F6A67" w:rsidP="00D748FD">
      <w:pPr>
        <w:ind w:left="720"/>
        <w:rPr>
          <w:ins w:id="281" w:author="Sacintha Raj" w:date="2023-01-25T11:18:00Z"/>
        </w:rPr>
        <w:pPrChange w:id="282" w:author="Sacintha Raj" w:date="2023-01-25T22:43:00Z">
          <w:pPr/>
        </w:pPrChange>
      </w:pPr>
      <w:ins w:id="283" w:author="Sacintha Raj" w:date="2023-01-25T11:18:00Z">
        <w:r>
          <w:t>Below Technical errors while invoking CMS or Eclipse are handled at CEI Layer</w:t>
        </w:r>
      </w:ins>
    </w:p>
    <w:p w14:paraId="2289BF1C" w14:textId="77777777" w:rsidR="005F6A67" w:rsidRDefault="005F6A67" w:rsidP="00D748FD">
      <w:pPr>
        <w:ind w:left="720"/>
        <w:rPr>
          <w:ins w:id="284" w:author="Sacintha Raj" w:date="2023-01-25T11:18:00Z"/>
        </w:rPr>
        <w:pPrChange w:id="285" w:author="Sacintha Raj" w:date="2023-01-25T22:43:00Z">
          <w:pPr/>
        </w:pPrChange>
      </w:pPr>
    </w:p>
    <w:p w14:paraId="197552B1" w14:textId="77777777" w:rsidR="005F6A67" w:rsidRDefault="005F6A67" w:rsidP="00D748FD">
      <w:pPr>
        <w:pStyle w:val="ListParagraph"/>
        <w:numPr>
          <w:ilvl w:val="0"/>
          <w:numId w:val="18"/>
        </w:numPr>
        <w:ind w:left="1800"/>
        <w:rPr>
          <w:ins w:id="286" w:author="Sacintha Raj" w:date="2023-01-25T11:18:00Z"/>
        </w:rPr>
        <w:pPrChange w:id="287" w:author="Sacintha Raj" w:date="2023-01-25T22:43:00Z">
          <w:pPr>
            <w:pStyle w:val="ListParagraph"/>
            <w:numPr>
              <w:numId w:val="18"/>
            </w:numPr>
            <w:ind w:left="1080" w:hanging="360"/>
          </w:pPr>
        </w:pPrChange>
      </w:pPr>
      <w:ins w:id="288" w:author="Sacintha Raj" w:date="2023-01-25T11:18:00Z">
        <w:r>
          <w:t>Time Out in CMS or Eclipse</w:t>
        </w:r>
      </w:ins>
    </w:p>
    <w:p w14:paraId="44F208A6" w14:textId="77777777" w:rsidR="005F6A67" w:rsidRDefault="005F6A67" w:rsidP="00D748FD">
      <w:pPr>
        <w:pStyle w:val="ListParagraph"/>
        <w:numPr>
          <w:ilvl w:val="0"/>
          <w:numId w:val="18"/>
        </w:numPr>
        <w:ind w:left="1800"/>
        <w:rPr>
          <w:ins w:id="289" w:author="Sacintha Raj" w:date="2023-01-25T11:18:00Z"/>
        </w:rPr>
        <w:pPrChange w:id="290" w:author="Sacintha Raj" w:date="2023-01-25T22:43:00Z">
          <w:pPr>
            <w:pStyle w:val="ListParagraph"/>
            <w:numPr>
              <w:numId w:val="18"/>
            </w:numPr>
            <w:ind w:left="1080" w:hanging="360"/>
          </w:pPr>
        </w:pPrChange>
      </w:pPr>
      <w:ins w:id="291" w:author="Sacintha Raj" w:date="2023-01-25T11:18:00Z">
        <w:r>
          <w:t>T</w:t>
        </w:r>
        <w:r w:rsidRPr="008E17B4">
          <w:t xml:space="preserve">emporarily </w:t>
        </w:r>
        <w:r>
          <w:t>outage of Eclipse or CMS</w:t>
        </w:r>
      </w:ins>
    </w:p>
    <w:p w14:paraId="14429290" w14:textId="58FD5203" w:rsidR="005F6A67" w:rsidRDefault="005F6A67" w:rsidP="00D748FD">
      <w:pPr>
        <w:pStyle w:val="ListParagraph"/>
        <w:numPr>
          <w:ilvl w:val="0"/>
          <w:numId w:val="18"/>
        </w:numPr>
        <w:ind w:left="1800"/>
        <w:rPr>
          <w:ins w:id="292" w:author="Sacintha Raj" w:date="2023-01-25T11:18:00Z"/>
        </w:rPr>
        <w:pPrChange w:id="293" w:author="Sacintha Raj" w:date="2023-01-25T22:43:00Z">
          <w:pPr>
            <w:pStyle w:val="ListParagraph"/>
            <w:numPr>
              <w:numId w:val="18"/>
            </w:numPr>
            <w:ind w:left="1080" w:hanging="360"/>
          </w:pPr>
        </w:pPrChange>
      </w:pPr>
      <w:ins w:id="294" w:author="Sacintha Raj" w:date="2023-01-25T11:18:00Z">
        <w:r>
          <w:t>Permanent outage of Eclipse or CMS</w:t>
        </w:r>
      </w:ins>
    </w:p>
    <w:p w14:paraId="094023AC" w14:textId="2C70B8D8" w:rsidR="005F6A67" w:rsidRDefault="005F6A67" w:rsidP="00D748FD">
      <w:pPr>
        <w:pStyle w:val="ListParagraph"/>
        <w:numPr>
          <w:ilvl w:val="0"/>
          <w:numId w:val="18"/>
        </w:numPr>
        <w:ind w:left="1800"/>
        <w:rPr>
          <w:ins w:id="295" w:author="Sacintha Raj" w:date="2023-01-25T11:56:00Z"/>
        </w:rPr>
        <w:pPrChange w:id="296" w:author="Sacintha Raj" w:date="2023-01-25T22:43:00Z">
          <w:pPr>
            <w:pStyle w:val="ListParagraph"/>
            <w:numPr>
              <w:numId w:val="18"/>
            </w:numPr>
            <w:ind w:left="1080" w:hanging="360"/>
          </w:pPr>
        </w:pPrChange>
      </w:pPr>
      <w:ins w:id="297" w:author="Sacintha Raj" w:date="2023-01-25T11:18:00Z">
        <w:r>
          <w:t xml:space="preserve">Duplicate Request </w:t>
        </w:r>
      </w:ins>
      <w:ins w:id="298" w:author="Sacintha Raj" w:date="2023-01-25T11:19:00Z">
        <w:r>
          <w:t>handled at CEI</w:t>
        </w:r>
      </w:ins>
    </w:p>
    <w:p w14:paraId="7B6FF1CF" w14:textId="2F870F45" w:rsidR="00894026" w:rsidRDefault="00894026" w:rsidP="00D748FD">
      <w:pPr>
        <w:ind w:left="720"/>
        <w:rPr>
          <w:ins w:id="299" w:author="Sacintha Raj" w:date="2023-01-25T11:58:00Z"/>
        </w:rPr>
        <w:pPrChange w:id="300" w:author="Sacintha Raj" w:date="2023-01-25T22:43:00Z">
          <w:pPr/>
        </w:pPrChange>
      </w:pPr>
      <w:ins w:id="301" w:author="Sacintha Raj" w:date="2023-01-25T11:57:00Z">
        <w:r>
          <w:t>Any other error</w:t>
        </w:r>
      </w:ins>
      <w:ins w:id="302" w:author="Sacintha Raj" w:date="2023-01-25T11:58:00Z">
        <w:r>
          <w:t>s that can be progressed will be passed back to CMS.</w:t>
        </w:r>
      </w:ins>
    </w:p>
    <w:p w14:paraId="6B6189C1" w14:textId="491DE6B5" w:rsidR="00894026" w:rsidRDefault="00894026" w:rsidP="00D748FD">
      <w:pPr>
        <w:ind w:left="720"/>
        <w:rPr>
          <w:ins w:id="303" w:author="Sacintha Raj" w:date="2023-01-26T02:34:00Z"/>
        </w:rPr>
      </w:pPr>
      <w:ins w:id="304" w:author="Sacintha Raj" w:date="2023-01-25T12:00:00Z">
        <w:r>
          <w:t>EX:</w:t>
        </w:r>
      </w:ins>
      <w:ins w:id="305" w:author="Sacintha Raj" w:date="2023-01-25T11:59:00Z">
        <w:r>
          <w:t xml:space="preserve"> If a movement is already posted </w:t>
        </w:r>
      </w:ins>
      <w:ins w:id="306" w:author="Sacintha Raj" w:date="2023-01-25T12:09:00Z">
        <w:r w:rsidR="004A4454">
          <w:t xml:space="preserve">to </w:t>
        </w:r>
      </w:ins>
      <w:ins w:id="307" w:author="Sacintha Raj" w:date="2023-01-25T13:17:00Z">
        <w:r w:rsidR="00CE5283">
          <w:t>ledger,</w:t>
        </w:r>
      </w:ins>
      <w:ins w:id="308" w:author="Sacintha Raj" w:date="2023-01-25T12:00:00Z">
        <w:r>
          <w:t xml:space="preserve"> the post movement to Ledger </w:t>
        </w:r>
      </w:ins>
      <w:ins w:id="309" w:author="Sacintha Raj" w:date="2023-01-25T12:08:00Z">
        <w:r w:rsidR="004A4454">
          <w:t xml:space="preserve">Request would fail with an </w:t>
        </w:r>
      </w:ins>
      <w:ins w:id="310" w:author="Sacintha Raj" w:date="2023-01-25T12:09:00Z">
        <w:r w:rsidR="004A4454">
          <w:t>exception</w:t>
        </w:r>
      </w:ins>
      <w:ins w:id="311" w:author="Sacintha Raj" w:date="2023-01-25T12:08:00Z">
        <w:r w:rsidR="004A4454">
          <w:t>. These Kind of exceptions would be passed on to CMS</w:t>
        </w:r>
      </w:ins>
    </w:p>
    <w:p w14:paraId="1B289B4D" w14:textId="6525826D" w:rsidR="00AA307C" w:rsidRDefault="00AA307C" w:rsidP="00AA307C">
      <w:pPr>
        <w:spacing w:after="3" w:line="360" w:lineRule="auto"/>
        <w:rPr>
          <w:ins w:id="312" w:author="Sacintha Raj" w:date="2023-01-26T02:35:00Z"/>
          <w:b/>
          <w:bCs/>
        </w:rPr>
      </w:pPr>
      <w:ins w:id="313" w:author="Sacintha Raj" w:date="2023-01-26T02:34:00Z">
        <w:r w:rsidRPr="00AA307C">
          <w:rPr>
            <w:b/>
            <w:bCs/>
            <w:rPrChange w:id="314" w:author="Sacintha Raj" w:date="2023-01-26T02:35:00Z">
              <w:rPr/>
            </w:rPrChange>
          </w:rPr>
          <w:t xml:space="preserve">Data </w:t>
        </w:r>
      </w:ins>
      <w:ins w:id="315" w:author="Sacintha Raj" w:date="2023-01-26T02:35:00Z">
        <w:r w:rsidRPr="00AA307C">
          <w:rPr>
            <w:b/>
            <w:bCs/>
            <w:rPrChange w:id="316" w:author="Sacintha Raj" w:date="2023-01-26T02:35:00Z">
              <w:rPr>
                <w:b/>
                <w:bCs/>
              </w:rPr>
            </w:rPrChange>
          </w:rPr>
          <w:t>Reconciliation</w:t>
        </w:r>
      </w:ins>
    </w:p>
    <w:p w14:paraId="6B09750C" w14:textId="233D5004" w:rsidR="00804438" w:rsidRPr="00804438" w:rsidRDefault="00804438" w:rsidP="00804438">
      <w:pPr>
        <w:ind w:left="720"/>
        <w:rPr>
          <w:ins w:id="317" w:author="Sacintha Raj" w:date="2023-01-26T02:35:00Z"/>
          <w:rPrChange w:id="318" w:author="Sacintha Raj" w:date="2023-01-26T02:36:00Z">
            <w:rPr>
              <w:ins w:id="319" w:author="Sacintha Raj" w:date="2023-01-26T02:35:00Z"/>
              <w:b/>
              <w:bCs/>
            </w:rPr>
          </w:rPrChange>
        </w:rPr>
        <w:pPrChange w:id="320" w:author="Sacintha Raj" w:date="2023-01-26T02:36:00Z">
          <w:pPr>
            <w:spacing w:after="3" w:line="360" w:lineRule="auto"/>
          </w:pPr>
        </w:pPrChange>
      </w:pPr>
      <w:ins w:id="321" w:author="Sacintha Raj" w:date="2023-01-26T02:35:00Z">
        <w:r w:rsidRPr="00804438">
          <w:rPr>
            <w:rPrChange w:id="322" w:author="Sacintha Raj" w:date="2023-01-26T02:36:00Z">
              <w:rPr>
                <w:b/>
                <w:bCs/>
              </w:rPr>
            </w:rPrChange>
          </w:rPr>
          <w:t xml:space="preserve">Data from request and response would be captured which </w:t>
        </w:r>
      </w:ins>
      <w:ins w:id="323" w:author="Sacintha Raj" w:date="2023-01-26T02:36:00Z">
        <w:r w:rsidRPr="00804438">
          <w:rPr>
            <w:rPrChange w:id="324" w:author="Sacintha Raj" w:date="2023-01-26T02:36:00Z">
              <w:rPr>
                <w:b/>
                <w:bCs/>
              </w:rPr>
            </w:rPrChange>
          </w:rPr>
          <w:t xml:space="preserve">would be used to support </w:t>
        </w:r>
        <w:r w:rsidRPr="00804438">
          <w:rPr>
            <w:rPrChange w:id="325" w:author="Sacintha Raj" w:date="2023-01-26T02:36:00Z">
              <w:rPr/>
            </w:rPrChange>
          </w:rPr>
          <w:t>reconciliation.</w:t>
        </w:r>
      </w:ins>
    </w:p>
    <w:p w14:paraId="724222F0" w14:textId="77777777" w:rsidR="00804438" w:rsidRPr="00AA307C" w:rsidRDefault="00804438" w:rsidP="00AA307C">
      <w:pPr>
        <w:spacing w:after="3" w:line="360" w:lineRule="auto"/>
        <w:rPr>
          <w:ins w:id="326" w:author="Sacintha Raj" w:date="2023-01-25T11:18:00Z"/>
          <w:b/>
          <w:bCs/>
          <w:rPrChange w:id="327" w:author="Sacintha Raj" w:date="2023-01-26T02:35:00Z">
            <w:rPr>
              <w:ins w:id="328" w:author="Sacintha Raj" w:date="2023-01-25T11:18:00Z"/>
            </w:rPr>
          </w:rPrChange>
        </w:rPr>
        <w:pPrChange w:id="329" w:author="Sacintha Raj" w:date="2023-01-26T02:35:00Z">
          <w:pPr>
            <w:pStyle w:val="ListParagraph"/>
            <w:numPr>
              <w:numId w:val="18"/>
            </w:numPr>
            <w:ind w:left="1080" w:hanging="360"/>
          </w:pPr>
        </w:pPrChange>
      </w:pPr>
    </w:p>
    <w:p w14:paraId="02C25834" w14:textId="17DFF6CC" w:rsidR="005F6A67" w:rsidRPr="00485AB5" w:rsidDel="00D748FD" w:rsidRDefault="005F6A67" w:rsidP="00146DC3">
      <w:pPr>
        <w:pStyle w:val="ListParagraph"/>
        <w:spacing w:after="3" w:line="360" w:lineRule="auto"/>
        <w:rPr>
          <w:del w:id="330" w:author="Sacintha Raj" w:date="2023-01-25T12:09:00Z"/>
          <w:rFonts w:ascii="Calibri" w:eastAsia="MS Gothic" w:hAnsi="Calibri" w:cs="Univers-CondensedBold"/>
          <w:b/>
          <w:bCs/>
          <w:color w:val="4F81BD"/>
          <w:sz w:val="28"/>
          <w:szCs w:val="26"/>
          <w:rPrChange w:id="331" w:author="Sacintha Raj" w:date="2023-01-26T00:36:00Z">
            <w:rPr>
              <w:del w:id="332" w:author="Sacintha Raj" w:date="2023-01-25T12:09:00Z"/>
              <w:rFonts w:ascii="Calibri" w:hAnsi="Calibri" w:cs="Univers-CondensedBold"/>
              <w:b/>
              <w:bCs/>
              <w:color w:val="BC851C"/>
              <w:sz w:val="24"/>
              <w:szCs w:val="26"/>
            </w:rPr>
          </w:rPrChange>
        </w:rPr>
      </w:pPr>
    </w:p>
    <w:p w14:paraId="060BB798" w14:textId="65C4FE2E" w:rsidR="00D748FD" w:rsidRPr="00485AB5" w:rsidRDefault="00D748FD" w:rsidP="00D748FD">
      <w:pPr>
        <w:pStyle w:val="Heading3"/>
        <w:numPr>
          <w:ilvl w:val="3"/>
          <w:numId w:val="3"/>
        </w:numPr>
        <w:ind w:left="426" w:hanging="284"/>
        <w:rPr>
          <w:ins w:id="333" w:author="Sacintha Raj" w:date="2023-01-25T22:42:00Z"/>
          <w:rFonts w:eastAsia="MS Gothic"/>
          <w:color w:val="4F81BD"/>
          <w:sz w:val="28"/>
          <w:rPrChange w:id="334" w:author="Sacintha Raj" w:date="2023-01-26T00:36:00Z">
            <w:rPr>
              <w:ins w:id="335" w:author="Sacintha Raj" w:date="2023-01-25T22:42:00Z"/>
            </w:rPr>
          </w:rPrChange>
        </w:rPr>
        <w:pPrChange w:id="336" w:author="Sacintha Raj" w:date="2023-01-25T22:42:00Z">
          <w:pPr>
            <w:pStyle w:val="ListParagraph"/>
            <w:numPr>
              <w:numId w:val="8"/>
            </w:numPr>
            <w:spacing w:after="3" w:line="360" w:lineRule="auto"/>
            <w:ind w:hanging="360"/>
          </w:pPr>
        </w:pPrChange>
      </w:pPr>
      <w:ins w:id="337" w:author="Sacintha Raj" w:date="2023-01-25T22:42:00Z">
        <w:r w:rsidRPr="00485AB5">
          <w:rPr>
            <w:rFonts w:eastAsia="MS Gothic"/>
            <w:color w:val="4F81BD"/>
            <w:sz w:val="28"/>
            <w:rPrChange w:id="338" w:author="Sacintha Raj" w:date="2023-01-26T00:36:00Z">
              <w:rPr/>
            </w:rPrChange>
          </w:rPr>
          <w:t>Technical Scope</w:t>
        </w:r>
      </w:ins>
    </w:p>
    <w:p w14:paraId="799D5D2A" w14:textId="142D9D84" w:rsidR="004A4454" w:rsidRDefault="00D075F1" w:rsidP="00AA307C">
      <w:pPr>
        <w:pStyle w:val="ListParagraph"/>
        <w:spacing w:after="3" w:line="360" w:lineRule="auto"/>
        <w:rPr>
          <w:moveTo w:id="339" w:author="Sacintha Raj" w:date="2023-01-25T11:06:00Z"/>
        </w:rPr>
      </w:pPr>
      <w:ins w:id="340" w:author="Sacintha Raj" w:date="2023-01-25T22:44:00Z">
        <w:r>
          <w:t xml:space="preserve">This is entirely a new implementation </w:t>
        </w:r>
      </w:ins>
      <w:moveToRangeStart w:id="341" w:author="Sacintha Raj" w:date="2023-01-25T11:06:00Z" w:name="move125537219"/>
    </w:p>
    <w:p w14:paraId="6C33E535" w14:textId="71668E0D" w:rsidR="00146DC3" w:rsidRPr="00485AB5" w:rsidRDefault="00146DC3" w:rsidP="00485AB5">
      <w:pPr>
        <w:pStyle w:val="Heading3"/>
        <w:ind w:left="284" w:hanging="425"/>
        <w:rPr>
          <w:ins w:id="342" w:author="Sacintha Raj" w:date="2023-01-25T22:45:00Z"/>
          <w:rFonts w:eastAsia="MS Gothic"/>
          <w:color w:val="4F81BD"/>
          <w:sz w:val="28"/>
          <w:rPrChange w:id="343" w:author="Sacintha Raj" w:date="2023-01-26T00:36:00Z">
            <w:rPr>
              <w:ins w:id="344" w:author="Sacintha Raj" w:date="2023-01-25T22:45:00Z"/>
            </w:rPr>
          </w:rPrChange>
        </w:rPr>
        <w:pPrChange w:id="345" w:author="Sacintha Raj" w:date="2023-01-26T00:36:00Z">
          <w:pPr>
            <w:pStyle w:val="Heading3"/>
            <w:ind w:left="142" w:hanging="215"/>
          </w:pPr>
        </w:pPrChange>
      </w:pPr>
      <w:moveTo w:id="346" w:author="Sacintha Raj" w:date="2023-01-25T11:06:00Z">
        <w:r w:rsidRPr="00485AB5">
          <w:rPr>
            <w:rFonts w:eastAsia="MS Gothic"/>
            <w:color w:val="4F81BD"/>
            <w:sz w:val="28"/>
            <w:rPrChange w:id="347" w:author="Sacintha Raj" w:date="2023-01-26T00:36:00Z">
              <w:rPr/>
            </w:rPrChange>
          </w:rPr>
          <w:lastRenderedPageBreak/>
          <w:t>PSR Mule</w:t>
        </w:r>
      </w:moveTo>
    </w:p>
    <w:p w14:paraId="06647EBD" w14:textId="61AA8830" w:rsidR="00D075F1" w:rsidRPr="00485AB5" w:rsidRDefault="00D075F1" w:rsidP="00D075F1">
      <w:pPr>
        <w:pStyle w:val="Heading3"/>
        <w:numPr>
          <w:ilvl w:val="3"/>
          <w:numId w:val="3"/>
        </w:numPr>
        <w:ind w:left="426" w:hanging="284"/>
        <w:rPr>
          <w:moveTo w:id="348" w:author="Sacintha Raj" w:date="2023-01-25T11:06:00Z"/>
          <w:rFonts w:eastAsia="MS Gothic"/>
          <w:color w:val="4F81BD"/>
          <w:sz w:val="28"/>
          <w:rPrChange w:id="349" w:author="Sacintha Raj" w:date="2023-01-26T00:37:00Z">
            <w:rPr>
              <w:moveTo w:id="350" w:author="Sacintha Raj" w:date="2023-01-25T11:06:00Z"/>
            </w:rPr>
          </w:rPrChange>
        </w:rPr>
        <w:pPrChange w:id="351" w:author="Sacintha Raj" w:date="2023-01-25T22:45:00Z">
          <w:pPr>
            <w:pStyle w:val="Heading3"/>
          </w:pPr>
        </w:pPrChange>
      </w:pPr>
      <w:ins w:id="352" w:author="Sacintha Raj" w:date="2023-01-25T22:45:00Z">
        <w:r w:rsidRPr="00485AB5">
          <w:rPr>
            <w:rFonts w:eastAsia="MS Gothic"/>
            <w:color w:val="4F81BD"/>
            <w:sz w:val="28"/>
            <w:rPrChange w:id="353" w:author="Sacintha Raj" w:date="2023-01-26T00:37:00Z">
              <w:rPr/>
            </w:rPrChange>
          </w:rPr>
          <w:t>Business Scope</w:t>
        </w:r>
      </w:ins>
    </w:p>
    <w:p w14:paraId="1DED120D" w14:textId="77777777" w:rsidR="00146DC3" w:rsidRDefault="00146DC3" w:rsidP="00146DC3">
      <w:pPr>
        <w:spacing w:line="360" w:lineRule="auto"/>
        <w:rPr>
          <w:moveTo w:id="354" w:author="Sacintha Raj" w:date="2023-01-25T11:06:00Z"/>
        </w:rPr>
      </w:pPr>
      <w:moveTo w:id="355" w:author="Sacintha Raj" w:date="2023-01-25T11:06:00Z">
        <w:r>
          <w:t>For claims to be created in Guidewire Claim Center outside of non-associated claims, they must be associated to a Policy within the Policy Admin System (PAS)</w:t>
        </w:r>
        <w:r>
          <w:br/>
          <w:t>The Policy Search and Retrieve provides a mechanism, to retrieve the policy for which the claim must be created.</w:t>
        </w:r>
      </w:moveTo>
    </w:p>
    <w:p w14:paraId="2ADA3080" w14:textId="77777777" w:rsidR="00146DC3" w:rsidRDefault="00146DC3" w:rsidP="00146DC3">
      <w:pPr>
        <w:spacing w:line="360" w:lineRule="auto"/>
        <w:rPr>
          <w:moveTo w:id="356" w:author="Sacintha Raj" w:date="2023-01-25T11:06:00Z"/>
        </w:rPr>
      </w:pPr>
      <w:moveTo w:id="357" w:author="Sacintha Raj" w:date="2023-01-25T11:06:00Z">
        <w:r>
          <w:t>The overall policy search and retrieval process for consist of two stages:</w:t>
        </w:r>
      </w:moveTo>
    </w:p>
    <w:p w14:paraId="0F8365AF" w14:textId="77777777" w:rsidR="00146DC3" w:rsidRDefault="00146DC3" w:rsidP="00146DC3">
      <w:pPr>
        <w:pStyle w:val="ListParagraph"/>
        <w:numPr>
          <w:ilvl w:val="0"/>
          <w:numId w:val="11"/>
        </w:numPr>
        <w:spacing w:after="3" w:line="360" w:lineRule="auto"/>
        <w:rPr>
          <w:moveTo w:id="358" w:author="Sacintha Raj" w:date="2023-01-25T11:06:00Z"/>
        </w:rPr>
      </w:pPr>
      <w:commentRangeStart w:id="359"/>
      <w:moveTo w:id="360" w:author="Sacintha Raj" w:date="2023-01-25T11:06:00Z">
        <w:r>
          <w:t>Extraction</w:t>
        </w:r>
        <w:commentRangeEnd w:id="359"/>
        <w:r>
          <w:rPr>
            <w:rStyle w:val="CommentReference"/>
          </w:rPr>
          <w:commentReference w:id="359"/>
        </w:r>
        <w:r>
          <w:t xml:space="preserve"> of PSR data from Eclipse into the KDR on an overnight batch. </w:t>
        </w:r>
        <w:r>
          <w:br/>
          <w:t>Note: All data within the KDR has a 24-hour lag from Eclipse.</w:t>
        </w:r>
      </w:moveTo>
    </w:p>
    <w:p w14:paraId="3EE0B37B" w14:textId="77777777" w:rsidR="00146DC3" w:rsidRDefault="00146DC3" w:rsidP="00146DC3">
      <w:pPr>
        <w:pStyle w:val="ListParagraph"/>
        <w:numPr>
          <w:ilvl w:val="0"/>
          <w:numId w:val="11"/>
        </w:numPr>
        <w:spacing w:after="3" w:line="360" w:lineRule="auto"/>
        <w:rPr>
          <w:moveTo w:id="361" w:author="Sacintha Raj" w:date="2023-01-25T11:06:00Z"/>
        </w:rPr>
      </w:pPr>
      <w:moveTo w:id="362" w:author="Sacintha Raj" w:date="2023-01-25T11:06:00Z">
        <w:r>
          <w:t>Search and Retrieve of Policies - Claim Center will search and retrieve policies from the KDR through an Enterprise Storage Bus (ESB), As part of this implementation, uplift of Mule PSR is required and is described below</w:t>
        </w:r>
      </w:moveTo>
    </w:p>
    <w:p w14:paraId="4D524568" w14:textId="77777777" w:rsidR="00146DC3" w:rsidRDefault="00146DC3" w:rsidP="00146DC3">
      <w:pPr>
        <w:pStyle w:val="ListParagraph"/>
        <w:numPr>
          <w:ilvl w:val="0"/>
          <w:numId w:val="12"/>
        </w:numPr>
        <w:spacing w:after="3" w:line="360" w:lineRule="auto"/>
        <w:rPr>
          <w:moveTo w:id="363" w:author="Sacintha Raj" w:date="2023-01-25T11:06:00Z"/>
        </w:rPr>
      </w:pPr>
      <w:moveTo w:id="364" w:author="Sacintha Raj" w:date="2023-01-25T11:06:00Z">
        <w:r>
          <w:t>Search parameters change for policy search service</w:t>
        </w:r>
      </w:moveTo>
    </w:p>
    <w:p w14:paraId="683D8ACF" w14:textId="77777777" w:rsidR="00146DC3" w:rsidRDefault="00146DC3" w:rsidP="00146DC3">
      <w:pPr>
        <w:pStyle w:val="ListParagraph"/>
        <w:numPr>
          <w:ilvl w:val="1"/>
          <w:numId w:val="12"/>
        </w:numPr>
        <w:spacing w:after="3" w:line="360" w:lineRule="auto"/>
        <w:rPr>
          <w:moveTo w:id="365" w:author="Sacintha Raj" w:date="2023-01-25T11:06:00Z"/>
        </w:rPr>
      </w:pPr>
      <w:moveTo w:id="366" w:author="Sacintha Raj" w:date="2023-01-25T11:06:00Z">
        <w:r>
          <w:t>The below parameters are currently used</w:t>
        </w:r>
      </w:moveTo>
    </w:p>
    <w:p w14:paraId="1C0313D9" w14:textId="77777777" w:rsidR="00146DC3" w:rsidRDefault="00146DC3" w:rsidP="00146DC3">
      <w:pPr>
        <w:pStyle w:val="ListParagraph"/>
        <w:numPr>
          <w:ilvl w:val="2"/>
          <w:numId w:val="12"/>
        </w:numPr>
        <w:spacing w:after="3" w:line="360" w:lineRule="auto"/>
        <w:rPr>
          <w:moveTo w:id="367" w:author="Sacintha Raj" w:date="2023-01-25T11:06:00Z"/>
        </w:rPr>
      </w:pPr>
      <w:proofErr w:type="spellStart"/>
      <w:moveTo w:id="368" w:author="Sacintha Raj" w:date="2023-01-25T11:06:00Z">
        <w:r>
          <w:t>PolicyLineRef</w:t>
        </w:r>
        <w:proofErr w:type="spellEnd"/>
      </w:moveTo>
    </w:p>
    <w:p w14:paraId="3D1D2DD8" w14:textId="77777777" w:rsidR="00146DC3" w:rsidRDefault="00146DC3" w:rsidP="00146DC3">
      <w:pPr>
        <w:pStyle w:val="ListParagraph"/>
        <w:numPr>
          <w:ilvl w:val="2"/>
          <w:numId w:val="12"/>
        </w:numPr>
        <w:spacing w:after="3" w:line="360" w:lineRule="auto"/>
        <w:rPr>
          <w:moveTo w:id="369" w:author="Sacintha Raj" w:date="2023-01-25T11:06:00Z"/>
        </w:rPr>
      </w:pPr>
      <w:proofErr w:type="spellStart"/>
      <w:moveTo w:id="370" w:author="Sacintha Raj" w:date="2023-01-25T11:06:00Z">
        <w:r>
          <w:t>OriginalSigningNumber</w:t>
        </w:r>
        <w:proofErr w:type="spellEnd"/>
      </w:moveTo>
    </w:p>
    <w:p w14:paraId="23749249" w14:textId="77777777" w:rsidR="00146DC3" w:rsidRDefault="00146DC3" w:rsidP="00146DC3">
      <w:pPr>
        <w:pStyle w:val="ListParagraph"/>
        <w:numPr>
          <w:ilvl w:val="2"/>
          <w:numId w:val="12"/>
        </w:numPr>
        <w:spacing w:after="3" w:line="360" w:lineRule="auto"/>
        <w:rPr>
          <w:moveTo w:id="371" w:author="Sacintha Raj" w:date="2023-01-25T11:06:00Z"/>
        </w:rPr>
      </w:pPr>
      <w:proofErr w:type="spellStart"/>
      <w:moveTo w:id="372" w:author="Sacintha Raj" w:date="2023-01-25T11:06:00Z">
        <w:r>
          <w:t>OriginalSigningDate</w:t>
        </w:r>
        <w:proofErr w:type="spellEnd"/>
      </w:moveTo>
    </w:p>
    <w:p w14:paraId="4A1CB3B1" w14:textId="77777777" w:rsidR="00146DC3" w:rsidRDefault="00146DC3" w:rsidP="00146DC3">
      <w:pPr>
        <w:pStyle w:val="ListParagraph"/>
        <w:numPr>
          <w:ilvl w:val="2"/>
          <w:numId w:val="12"/>
        </w:numPr>
        <w:spacing w:after="3" w:line="360" w:lineRule="auto"/>
        <w:rPr>
          <w:moveTo w:id="373" w:author="Sacintha Raj" w:date="2023-01-25T11:06:00Z"/>
        </w:rPr>
      </w:pPr>
      <w:moveTo w:id="374" w:author="Sacintha Raj" w:date="2023-01-25T11:06:00Z">
        <w:r>
          <w:t>UMR</w:t>
        </w:r>
      </w:moveTo>
    </w:p>
    <w:p w14:paraId="4A26577B" w14:textId="77777777" w:rsidR="00146DC3" w:rsidRDefault="00146DC3" w:rsidP="00146DC3">
      <w:pPr>
        <w:pStyle w:val="ListParagraph"/>
        <w:numPr>
          <w:ilvl w:val="2"/>
          <w:numId w:val="12"/>
        </w:numPr>
        <w:spacing w:after="3" w:line="360" w:lineRule="auto"/>
        <w:rPr>
          <w:moveTo w:id="375" w:author="Sacintha Raj" w:date="2023-01-25T11:06:00Z"/>
        </w:rPr>
      </w:pPr>
      <w:proofErr w:type="spellStart"/>
      <w:moveTo w:id="376" w:author="Sacintha Raj" w:date="2023-01-25T11:06:00Z">
        <w:r>
          <w:t>InsuredName</w:t>
        </w:r>
        <w:proofErr w:type="spellEnd"/>
      </w:moveTo>
    </w:p>
    <w:p w14:paraId="3BF6DCC8" w14:textId="77777777" w:rsidR="00146DC3" w:rsidRDefault="00146DC3" w:rsidP="00146DC3">
      <w:pPr>
        <w:pStyle w:val="ListParagraph"/>
        <w:numPr>
          <w:ilvl w:val="2"/>
          <w:numId w:val="12"/>
        </w:numPr>
        <w:spacing w:after="3" w:line="360" w:lineRule="auto"/>
        <w:rPr>
          <w:moveTo w:id="377" w:author="Sacintha Raj" w:date="2023-01-25T11:06:00Z"/>
        </w:rPr>
      </w:pPr>
      <w:proofErr w:type="spellStart"/>
      <w:moveTo w:id="378" w:author="Sacintha Raj" w:date="2023-01-25T11:06:00Z">
        <w:r>
          <w:t>ReinsuredName</w:t>
        </w:r>
        <w:proofErr w:type="spellEnd"/>
      </w:moveTo>
    </w:p>
    <w:p w14:paraId="0880A8FF" w14:textId="77777777" w:rsidR="00146DC3" w:rsidRDefault="00146DC3" w:rsidP="00146DC3">
      <w:pPr>
        <w:pStyle w:val="ListParagraph"/>
        <w:numPr>
          <w:ilvl w:val="2"/>
          <w:numId w:val="12"/>
        </w:numPr>
        <w:spacing w:after="3" w:line="360" w:lineRule="auto"/>
        <w:rPr>
          <w:moveTo w:id="379" w:author="Sacintha Raj" w:date="2023-01-25T11:06:00Z"/>
        </w:rPr>
      </w:pPr>
      <w:proofErr w:type="spellStart"/>
      <w:moveTo w:id="380" w:author="Sacintha Raj" w:date="2023-01-25T11:06:00Z">
        <w:r>
          <w:t>YearOfAccount</w:t>
        </w:r>
        <w:proofErr w:type="spellEnd"/>
      </w:moveTo>
    </w:p>
    <w:p w14:paraId="4ADFE4ED" w14:textId="77777777" w:rsidR="00146DC3" w:rsidRDefault="00146DC3" w:rsidP="00146DC3">
      <w:pPr>
        <w:pStyle w:val="ListParagraph"/>
        <w:numPr>
          <w:ilvl w:val="1"/>
          <w:numId w:val="12"/>
        </w:numPr>
        <w:spacing w:after="3" w:line="360" w:lineRule="auto"/>
        <w:rPr>
          <w:moveTo w:id="381" w:author="Sacintha Raj" w:date="2023-01-25T11:06:00Z"/>
        </w:rPr>
      </w:pPr>
      <w:moveTo w:id="382" w:author="Sacintha Raj" w:date="2023-01-25T11:06:00Z">
        <w:r>
          <w:t>An additional parameter called producing team is added to the list of search parameters</w:t>
        </w:r>
      </w:moveTo>
    </w:p>
    <w:p w14:paraId="0A5E2AF9" w14:textId="77777777" w:rsidR="00146DC3" w:rsidRDefault="00146DC3" w:rsidP="00146DC3">
      <w:pPr>
        <w:pStyle w:val="ListParagraph"/>
        <w:numPr>
          <w:ilvl w:val="0"/>
          <w:numId w:val="12"/>
        </w:numPr>
        <w:spacing w:after="3" w:line="360" w:lineRule="auto"/>
        <w:rPr>
          <w:moveTo w:id="383" w:author="Sacintha Raj" w:date="2023-01-25T11:06:00Z"/>
        </w:rPr>
      </w:pPr>
      <w:moveTo w:id="384" w:author="Sacintha Raj" w:date="2023-01-25T11:06:00Z">
        <w:r>
          <w:t>Response change for policy search service</w:t>
        </w:r>
      </w:moveTo>
    </w:p>
    <w:p w14:paraId="59A341E3" w14:textId="77777777" w:rsidR="00146DC3" w:rsidRDefault="00146DC3" w:rsidP="00146DC3">
      <w:pPr>
        <w:pStyle w:val="ListParagraph"/>
        <w:numPr>
          <w:ilvl w:val="1"/>
          <w:numId w:val="12"/>
        </w:numPr>
        <w:spacing w:after="3" w:line="360" w:lineRule="auto"/>
        <w:rPr>
          <w:moveTo w:id="385" w:author="Sacintha Raj" w:date="2023-01-25T11:06:00Z"/>
        </w:rPr>
      </w:pPr>
      <w:moveTo w:id="386" w:author="Sacintha Raj" w:date="2023-01-25T11:06:00Z">
        <w:r>
          <w:t xml:space="preserve">Branch code, </w:t>
        </w:r>
        <w:commentRangeStart w:id="387"/>
        <w:commentRangeStart w:id="388"/>
        <w:r>
          <w:t>Broker Settlement Indicator</w:t>
        </w:r>
        <w:commentRangeEnd w:id="387"/>
        <w:r>
          <w:rPr>
            <w:rStyle w:val="CommentReference"/>
          </w:rPr>
          <w:commentReference w:id="387"/>
        </w:r>
        <w:commentRangeEnd w:id="388"/>
        <w:r>
          <w:rPr>
            <w:rStyle w:val="CommentReference"/>
          </w:rPr>
          <w:commentReference w:id="388"/>
        </w:r>
        <w:r>
          <w:t xml:space="preserve"> ,OSND, RI code and producing team will be added to the response data</w:t>
        </w:r>
      </w:moveTo>
    </w:p>
    <w:p w14:paraId="67237A7A" w14:textId="77777777" w:rsidR="00146DC3" w:rsidRDefault="00146DC3" w:rsidP="00146DC3">
      <w:pPr>
        <w:pStyle w:val="ListParagraph"/>
        <w:numPr>
          <w:ilvl w:val="0"/>
          <w:numId w:val="12"/>
        </w:numPr>
        <w:spacing w:after="3" w:line="360" w:lineRule="auto"/>
        <w:rPr>
          <w:moveTo w:id="389" w:author="Sacintha Raj" w:date="2023-01-25T11:06:00Z"/>
        </w:rPr>
      </w:pPr>
      <w:moveTo w:id="390" w:author="Sacintha Raj" w:date="2023-01-25T11:06:00Z">
        <w:r>
          <w:t>Response change for policy retrieve service</w:t>
        </w:r>
      </w:moveTo>
    </w:p>
    <w:p w14:paraId="571E926E" w14:textId="5D6B01B1" w:rsidR="00146DC3" w:rsidRDefault="00146DC3" w:rsidP="00146DC3">
      <w:pPr>
        <w:pStyle w:val="ListParagraph"/>
        <w:numPr>
          <w:ilvl w:val="1"/>
          <w:numId w:val="12"/>
        </w:numPr>
        <w:spacing w:after="3" w:line="360" w:lineRule="auto"/>
        <w:rPr>
          <w:ins w:id="391" w:author="Sacintha Raj" w:date="2023-01-25T22:47:00Z"/>
        </w:rPr>
      </w:pPr>
      <w:moveTo w:id="392" w:author="Sacintha Raj" w:date="2023-01-25T11:06:00Z">
        <w:r>
          <w:t xml:space="preserve">Branch Code, Broker </w:t>
        </w:r>
        <w:commentRangeStart w:id="393"/>
        <w:commentRangeStart w:id="394"/>
        <w:r>
          <w:t>Settlement Indicator</w:t>
        </w:r>
        <w:commentRangeEnd w:id="393"/>
        <w:r>
          <w:rPr>
            <w:rStyle w:val="CommentReference"/>
          </w:rPr>
          <w:commentReference w:id="393"/>
        </w:r>
        <w:commentRangeEnd w:id="394"/>
        <w:r>
          <w:rPr>
            <w:rStyle w:val="CommentReference"/>
          </w:rPr>
          <w:commentReference w:id="394"/>
        </w:r>
        <w:r>
          <w:t>, and OSND must be added to the response data.</w:t>
        </w:r>
      </w:moveTo>
    </w:p>
    <w:p w14:paraId="6D2CDC9B" w14:textId="4D612173" w:rsidR="00D075F1" w:rsidRPr="00485AB5" w:rsidRDefault="00D075F1" w:rsidP="00D075F1">
      <w:pPr>
        <w:pStyle w:val="Heading3"/>
        <w:numPr>
          <w:ilvl w:val="3"/>
          <w:numId w:val="3"/>
        </w:numPr>
        <w:ind w:left="426" w:hanging="284"/>
        <w:rPr>
          <w:ins w:id="396" w:author="Sacintha Raj" w:date="2023-01-25T22:48:00Z"/>
          <w:rFonts w:eastAsia="MS Gothic"/>
          <w:color w:val="4F81BD"/>
          <w:sz w:val="28"/>
          <w:rPrChange w:id="397" w:author="Sacintha Raj" w:date="2023-01-26T00:37:00Z">
            <w:rPr>
              <w:ins w:id="398" w:author="Sacintha Raj" w:date="2023-01-25T22:48:00Z"/>
            </w:rPr>
          </w:rPrChange>
        </w:rPr>
      </w:pPr>
      <w:ins w:id="399" w:author="Sacintha Raj" w:date="2023-01-25T22:47:00Z">
        <w:r w:rsidRPr="00485AB5">
          <w:rPr>
            <w:rFonts w:eastAsia="MS Gothic"/>
            <w:color w:val="4F81BD"/>
            <w:sz w:val="28"/>
            <w:rPrChange w:id="400" w:author="Sacintha Raj" w:date="2023-01-26T00:37:00Z">
              <w:rPr/>
            </w:rPrChange>
          </w:rPr>
          <w:t>Technical Scope</w:t>
        </w:r>
      </w:ins>
    </w:p>
    <w:p w14:paraId="224D2367" w14:textId="4E515DE4" w:rsidR="00D075F1" w:rsidRDefault="00D075F1" w:rsidP="00D075F1">
      <w:pPr>
        <w:rPr>
          <w:ins w:id="401" w:author="Sacintha Raj" w:date="2023-01-25T22:53:00Z"/>
        </w:rPr>
      </w:pPr>
      <w:ins w:id="402" w:author="Sacintha Raj" w:date="2023-01-25T22:48:00Z">
        <w:r>
          <w:t xml:space="preserve">Existing </w:t>
        </w:r>
      </w:ins>
      <w:ins w:id="403" w:author="Sacintha Raj" w:date="2023-01-25T22:50:00Z">
        <w:r w:rsidR="008C1C52">
          <w:t>s</w:t>
        </w:r>
      </w:ins>
      <w:ins w:id="404" w:author="Sacintha Raj" w:date="2023-01-25T22:49:00Z">
        <w:r>
          <w:t>ystem</w:t>
        </w:r>
      </w:ins>
      <w:ins w:id="405" w:author="Sacintha Raj" w:date="2023-01-25T22:50:00Z">
        <w:r w:rsidR="008C1C52">
          <w:t>s</w:t>
        </w:r>
      </w:ins>
      <w:ins w:id="406" w:author="Sacintha Raj" w:date="2023-01-25T22:49:00Z">
        <w:r>
          <w:t xml:space="preserve"> </w:t>
        </w:r>
      </w:ins>
      <w:ins w:id="407" w:author="Sacintha Raj" w:date="2023-01-25T22:53:00Z">
        <w:r w:rsidR="008C1C52">
          <w:t>must</w:t>
        </w:r>
      </w:ins>
      <w:ins w:id="408" w:author="Sacintha Raj" w:date="2023-01-25T22:49:00Z">
        <w:r>
          <w:t xml:space="preserve"> be upgraded to cater to </w:t>
        </w:r>
      </w:ins>
      <w:ins w:id="409" w:author="Sacintha Raj" w:date="2023-01-25T22:52:00Z">
        <w:r w:rsidR="008C1C52">
          <w:t xml:space="preserve">Singapore </w:t>
        </w:r>
      </w:ins>
      <w:ins w:id="410" w:author="Sacintha Raj" w:date="2023-01-25T22:53:00Z">
        <w:r w:rsidR="008C1C52">
          <w:t>and are listed below</w:t>
        </w:r>
      </w:ins>
    </w:p>
    <w:p w14:paraId="76C24130" w14:textId="1EED268F" w:rsidR="008C1C52" w:rsidRDefault="008C1C52" w:rsidP="008C1C52">
      <w:pPr>
        <w:pStyle w:val="ListParagraph"/>
        <w:numPr>
          <w:ilvl w:val="0"/>
          <w:numId w:val="75"/>
        </w:numPr>
        <w:rPr>
          <w:ins w:id="411" w:author="Sacintha Raj" w:date="2023-01-25T22:53:00Z"/>
        </w:rPr>
      </w:pPr>
      <w:ins w:id="412" w:author="Sacintha Raj" w:date="2023-01-25T22:53:00Z">
        <w:r>
          <w:t>Existing ETL Jobs</w:t>
        </w:r>
      </w:ins>
    </w:p>
    <w:p w14:paraId="4FD27DD9" w14:textId="38501C6B" w:rsidR="008C1C52" w:rsidRPr="00D075F1" w:rsidRDefault="008C1C52" w:rsidP="008C1C52">
      <w:pPr>
        <w:pStyle w:val="ListParagraph"/>
        <w:numPr>
          <w:ilvl w:val="0"/>
          <w:numId w:val="75"/>
        </w:numPr>
        <w:rPr>
          <w:moveTo w:id="413" w:author="Sacintha Raj" w:date="2023-01-25T11:06:00Z"/>
          <w:rPrChange w:id="414" w:author="Sacintha Raj" w:date="2023-01-25T22:48:00Z">
            <w:rPr>
              <w:moveTo w:id="415" w:author="Sacintha Raj" w:date="2023-01-25T11:06:00Z"/>
            </w:rPr>
          </w:rPrChange>
        </w:rPr>
        <w:pPrChange w:id="416" w:author="Sacintha Raj" w:date="2023-01-25T22:53:00Z">
          <w:pPr>
            <w:pStyle w:val="ListParagraph"/>
            <w:numPr>
              <w:ilvl w:val="1"/>
              <w:numId w:val="12"/>
            </w:numPr>
            <w:spacing w:after="3" w:line="360" w:lineRule="auto"/>
            <w:ind w:left="1440" w:hanging="360"/>
          </w:pPr>
        </w:pPrChange>
      </w:pPr>
      <w:ins w:id="417" w:author="Sacintha Raj" w:date="2023-01-25T22:54:00Z">
        <w:r>
          <w:t>Mule PSR Application</w:t>
        </w:r>
      </w:ins>
    </w:p>
    <w:moveToRangeEnd w:id="341"/>
    <w:p w14:paraId="52A5AE31" w14:textId="6449AE8C" w:rsidR="005F6A67" w:rsidRPr="00485AB5" w:rsidRDefault="006876BF" w:rsidP="00485AB5">
      <w:pPr>
        <w:pStyle w:val="Heading3"/>
        <w:ind w:left="284" w:hanging="425"/>
        <w:rPr>
          <w:ins w:id="418" w:author="Sacintha Raj" w:date="2023-01-25T22:57:00Z"/>
          <w:rFonts w:eastAsia="MS Gothic"/>
          <w:color w:val="4F81BD"/>
          <w:sz w:val="28"/>
          <w:rPrChange w:id="419" w:author="Sacintha Raj" w:date="2023-01-26T00:37:00Z">
            <w:rPr>
              <w:ins w:id="420" w:author="Sacintha Raj" w:date="2023-01-25T22:57:00Z"/>
            </w:rPr>
          </w:rPrChange>
        </w:rPr>
        <w:pPrChange w:id="421" w:author="Sacintha Raj" w:date="2023-01-26T00:37:00Z">
          <w:pPr>
            <w:pStyle w:val="Heading3"/>
            <w:ind w:left="142" w:hanging="215"/>
          </w:pPr>
        </w:pPrChange>
      </w:pPr>
      <w:ins w:id="422" w:author="Sacintha Raj" w:date="2023-01-25T12:37:00Z">
        <w:r w:rsidRPr="00485AB5">
          <w:rPr>
            <w:rFonts w:eastAsia="MS Gothic"/>
            <w:color w:val="4F81BD"/>
            <w:sz w:val="28"/>
            <w:rPrChange w:id="423" w:author="Sacintha Raj" w:date="2023-01-26T00:37:00Z">
              <w:rPr/>
            </w:rPrChange>
          </w:rPr>
          <w:t xml:space="preserve">DMS - </w:t>
        </w:r>
      </w:ins>
      <w:commentRangeStart w:id="424"/>
      <w:commentRangeStart w:id="425"/>
      <w:ins w:id="426" w:author="Sacintha Raj" w:date="2023-01-25T11:16:00Z">
        <w:r w:rsidR="005F6A67" w:rsidRPr="00485AB5">
          <w:rPr>
            <w:rFonts w:eastAsia="MS Gothic"/>
            <w:color w:val="4F81BD"/>
            <w:sz w:val="28"/>
            <w:rPrChange w:id="427" w:author="Sacintha Raj" w:date="2023-01-26T00:37:00Z">
              <w:rPr/>
            </w:rPrChange>
          </w:rPr>
          <w:t>SharePoint Mule</w:t>
        </w:r>
        <w:commentRangeEnd w:id="424"/>
        <w:r w:rsidR="005F6A67" w:rsidRPr="00485AB5">
          <w:rPr>
            <w:rFonts w:eastAsia="MS Gothic"/>
            <w:color w:val="4F81BD"/>
            <w:sz w:val="28"/>
            <w:rPrChange w:id="428" w:author="Sacintha Raj" w:date="2023-01-26T00:37:00Z">
              <w:rPr>
                <w:rStyle w:val="CommentReference"/>
              </w:rPr>
            </w:rPrChange>
          </w:rPr>
          <w:commentReference w:id="424"/>
        </w:r>
        <w:commentRangeEnd w:id="425"/>
        <w:r w:rsidR="005F6A67" w:rsidRPr="00485AB5">
          <w:rPr>
            <w:rFonts w:eastAsia="MS Gothic"/>
            <w:color w:val="4F81BD"/>
            <w:sz w:val="28"/>
            <w:rPrChange w:id="429" w:author="Sacintha Raj" w:date="2023-01-26T00:37:00Z">
              <w:rPr>
                <w:rStyle w:val="CommentReference"/>
              </w:rPr>
            </w:rPrChange>
          </w:rPr>
          <w:commentReference w:id="425"/>
        </w:r>
      </w:ins>
    </w:p>
    <w:p w14:paraId="73DFA82D" w14:textId="77777777" w:rsidR="008C1C52" w:rsidRPr="00485AB5" w:rsidRDefault="008C1C52" w:rsidP="008C1C52">
      <w:pPr>
        <w:pStyle w:val="Heading3"/>
        <w:numPr>
          <w:ilvl w:val="3"/>
          <w:numId w:val="3"/>
        </w:numPr>
        <w:ind w:left="426" w:hanging="284"/>
        <w:rPr>
          <w:ins w:id="430" w:author="Sacintha Raj" w:date="2023-01-25T22:57:00Z"/>
          <w:rFonts w:eastAsia="MS Gothic"/>
          <w:color w:val="4F81BD"/>
          <w:sz w:val="28"/>
          <w:rPrChange w:id="431" w:author="Sacintha Raj" w:date="2023-01-26T00:37:00Z">
            <w:rPr>
              <w:ins w:id="432" w:author="Sacintha Raj" w:date="2023-01-25T22:57:00Z"/>
            </w:rPr>
          </w:rPrChange>
        </w:rPr>
      </w:pPr>
      <w:ins w:id="433" w:author="Sacintha Raj" w:date="2023-01-25T22:57:00Z">
        <w:r w:rsidRPr="00485AB5">
          <w:rPr>
            <w:rFonts w:eastAsia="MS Gothic"/>
            <w:color w:val="4F81BD"/>
            <w:sz w:val="28"/>
            <w:rPrChange w:id="434" w:author="Sacintha Raj" w:date="2023-01-26T00:37:00Z">
              <w:rPr/>
            </w:rPrChange>
          </w:rPr>
          <w:t>Business Scope</w:t>
        </w:r>
      </w:ins>
    </w:p>
    <w:p w14:paraId="37678D62" w14:textId="2DF672DA" w:rsidR="005F6A67" w:rsidRDefault="008C1C52" w:rsidP="005D7CC5">
      <w:pPr>
        <w:rPr>
          <w:ins w:id="435" w:author="Sacintha Raj" w:date="2023-01-25T23:29:00Z"/>
        </w:rPr>
        <w:pPrChange w:id="436" w:author="Sacintha Raj" w:date="2023-01-25T23:31:00Z">
          <w:pPr>
            <w:spacing w:after="3" w:line="360" w:lineRule="auto"/>
          </w:pPr>
        </w:pPrChange>
      </w:pPr>
      <w:ins w:id="437" w:author="Sacintha Raj" w:date="2023-01-25T22:59:00Z">
        <w:r>
          <w:t xml:space="preserve">Existing DMS system should </w:t>
        </w:r>
      </w:ins>
      <w:ins w:id="438" w:author="Sacintha Raj" w:date="2023-01-25T23:00:00Z">
        <w:r w:rsidR="009E3CC9">
          <w:t xml:space="preserve">be able to cater to </w:t>
        </w:r>
      </w:ins>
      <w:ins w:id="439" w:author="Sacintha Raj" w:date="2023-01-25T23:01:00Z">
        <w:r w:rsidR="009E3CC9">
          <w:t xml:space="preserve">Singapore </w:t>
        </w:r>
      </w:ins>
      <w:ins w:id="440" w:author="Sacintha Raj" w:date="2023-01-25T23:28:00Z">
        <w:r w:rsidR="005D7CC5">
          <w:t>claims.</w:t>
        </w:r>
      </w:ins>
    </w:p>
    <w:p w14:paraId="0FF7878F" w14:textId="77777777" w:rsidR="005D7CC5" w:rsidRPr="00485AB5" w:rsidRDefault="005D7CC5" w:rsidP="005D7CC5">
      <w:pPr>
        <w:pStyle w:val="Heading3"/>
        <w:numPr>
          <w:ilvl w:val="3"/>
          <w:numId w:val="3"/>
        </w:numPr>
        <w:ind w:left="426" w:hanging="284"/>
        <w:rPr>
          <w:ins w:id="441" w:author="Sacintha Raj" w:date="2023-01-25T23:30:00Z"/>
          <w:rFonts w:eastAsia="MS Gothic"/>
          <w:color w:val="4F81BD"/>
          <w:sz w:val="28"/>
          <w:rPrChange w:id="442" w:author="Sacintha Raj" w:date="2023-01-26T00:37:00Z">
            <w:rPr>
              <w:ins w:id="443" w:author="Sacintha Raj" w:date="2023-01-25T23:30:00Z"/>
            </w:rPr>
          </w:rPrChange>
        </w:rPr>
        <w:pPrChange w:id="444" w:author="Sacintha Raj" w:date="2023-01-25T23:30:00Z">
          <w:pPr>
            <w:pStyle w:val="Heading3"/>
            <w:numPr>
              <w:ilvl w:val="3"/>
              <w:numId w:val="76"/>
            </w:numPr>
            <w:ind w:left="357"/>
          </w:pPr>
        </w:pPrChange>
      </w:pPr>
      <w:ins w:id="445" w:author="Sacintha Raj" w:date="2023-01-25T23:30:00Z">
        <w:r w:rsidRPr="00485AB5">
          <w:rPr>
            <w:rFonts w:eastAsia="MS Gothic"/>
            <w:color w:val="4F81BD"/>
            <w:sz w:val="28"/>
            <w:rPrChange w:id="446" w:author="Sacintha Raj" w:date="2023-01-26T00:37:00Z">
              <w:rPr/>
            </w:rPrChange>
          </w:rPr>
          <w:t>Technical Scope</w:t>
        </w:r>
      </w:ins>
    </w:p>
    <w:p w14:paraId="1DB00778" w14:textId="77777777" w:rsidR="005D7CC5" w:rsidRDefault="005D7CC5" w:rsidP="005D7CC5">
      <w:pPr>
        <w:rPr>
          <w:ins w:id="447" w:author="Sacintha Raj" w:date="2023-01-25T23:33:00Z"/>
        </w:rPr>
      </w:pPr>
      <w:ins w:id="448" w:author="Sacintha Raj" w:date="2023-01-25T23:33:00Z">
        <w:r>
          <w:t>Existing systems must be upgraded to cater to Singapore and are listed below</w:t>
        </w:r>
      </w:ins>
    </w:p>
    <w:p w14:paraId="051B4277" w14:textId="509F0BF9" w:rsidR="005D7CC5" w:rsidRDefault="005D7CC5" w:rsidP="005D7CC5">
      <w:pPr>
        <w:pStyle w:val="ListParagraph"/>
        <w:numPr>
          <w:ilvl w:val="0"/>
          <w:numId w:val="78"/>
        </w:numPr>
        <w:rPr>
          <w:ins w:id="449" w:author="Sacintha Raj" w:date="2023-01-25T23:33:00Z"/>
        </w:rPr>
      </w:pPr>
      <w:ins w:id="450" w:author="Sacintha Raj" w:date="2023-01-25T23:33:00Z">
        <w:r>
          <w:t>Existing SharePoint system</w:t>
        </w:r>
      </w:ins>
    </w:p>
    <w:p w14:paraId="01D187BB" w14:textId="026FFBB9" w:rsidR="005D7CC5" w:rsidRPr="00786B70" w:rsidRDefault="005D7CC5" w:rsidP="005D7CC5">
      <w:pPr>
        <w:pStyle w:val="ListParagraph"/>
        <w:numPr>
          <w:ilvl w:val="0"/>
          <w:numId w:val="78"/>
        </w:numPr>
        <w:rPr>
          <w:ins w:id="451" w:author="Sacintha Raj" w:date="2023-01-25T23:33:00Z"/>
        </w:rPr>
      </w:pPr>
      <w:ins w:id="452" w:author="Sacintha Raj" w:date="2023-01-25T23:33:00Z">
        <w:r>
          <w:lastRenderedPageBreak/>
          <w:t xml:space="preserve">Existing Mule </w:t>
        </w:r>
        <w:r>
          <w:t>SharePoint</w:t>
        </w:r>
        <w:r>
          <w:t xml:space="preserve"> Application</w:t>
        </w:r>
      </w:ins>
    </w:p>
    <w:p w14:paraId="62A0DED9" w14:textId="77777777" w:rsidR="005D7CC5" w:rsidRDefault="005D7CC5" w:rsidP="008C1C52">
      <w:pPr>
        <w:spacing w:after="3" w:line="360" w:lineRule="auto"/>
        <w:rPr>
          <w:ins w:id="453" w:author="Sacintha Raj" w:date="2023-01-25T11:16:00Z"/>
        </w:rPr>
        <w:pPrChange w:id="454" w:author="Sacintha Raj" w:date="2023-01-25T22:59:00Z">
          <w:pPr>
            <w:pStyle w:val="ListParagraph"/>
            <w:numPr>
              <w:numId w:val="13"/>
            </w:numPr>
            <w:spacing w:after="3" w:line="360" w:lineRule="auto"/>
            <w:ind w:hanging="360"/>
          </w:pPr>
        </w:pPrChange>
      </w:pPr>
    </w:p>
    <w:p w14:paraId="21D7018B" w14:textId="77777777" w:rsidR="00CE5283" w:rsidRDefault="00CE5283" w:rsidP="00CE5283">
      <w:pPr>
        <w:pStyle w:val="Heading2"/>
        <w:ind w:left="567" w:hanging="567"/>
        <w:rPr>
          <w:moveTo w:id="455" w:author="Sacintha Raj" w:date="2023-01-25T13:20:00Z"/>
        </w:rPr>
        <w:pPrChange w:id="456" w:author="Sacintha Raj" w:date="2023-01-25T13:20:00Z">
          <w:pPr>
            <w:pStyle w:val="Heading2"/>
          </w:pPr>
        </w:pPrChange>
      </w:pPr>
      <w:bookmarkStart w:id="457" w:name="_Toc125592497"/>
      <w:moveToRangeStart w:id="458" w:author="Sacintha Raj" w:date="2023-01-25T13:20:00Z" w:name="move125545246"/>
      <w:moveTo w:id="459" w:author="Sacintha Raj" w:date="2023-01-25T13:20:00Z">
        <w:r w:rsidRPr="002D2424">
          <w:t>Architectural Goals and Constraints</w:t>
        </w:r>
        <w:bookmarkEnd w:id="457"/>
        <w:r w:rsidRPr="002D2424">
          <w:t xml:space="preserve"> </w:t>
        </w:r>
      </w:moveTo>
    </w:p>
    <w:p w14:paraId="506302A5" w14:textId="01CEF80B" w:rsidR="00CE5283" w:rsidRPr="00485AB5" w:rsidRDefault="00CE5283" w:rsidP="00485AB5">
      <w:pPr>
        <w:pStyle w:val="Heading3"/>
        <w:ind w:left="851" w:hanging="567"/>
        <w:rPr>
          <w:ins w:id="460" w:author="Sacintha Raj" w:date="2023-01-25T13:21:00Z"/>
          <w:rFonts w:eastAsia="MS Gothic"/>
          <w:color w:val="4F81BD"/>
          <w:sz w:val="28"/>
          <w:rPrChange w:id="461" w:author="Sacintha Raj" w:date="2023-01-26T00:38:00Z">
            <w:rPr>
              <w:ins w:id="462" w:author="Sacintha Raj" w:date="2023-01-25T13:21:00Z"/>
            </w:rPr>
          </w:rPrChange>
        </w:rPr>
        <w:pPrChange w:id="463" w:author="Sacintha Raj" w:date="2023-01-26T00:39:00Z">
          <w:pPr>
            <w:pStyle w:val="Heading3"/>
          </w:pPr>
        </w:pPrChange>
      </w:pPr>
      <w:ins w:id="464" w:author="Sacintha Raj" w:date="2023-01-25T13:21:00Z">
        <w:r w:rsidRPr="00485AB5">
          <w:rPr>
            <w:rFonts w:eastAsia="MS Gothic"/>
            <w:color w:val="4F81BD"/>
            <w:sz w:val="28"/>
            <w:rPrChange w:id="465" w:author="Sacintha Raj" w:date="2023-01-26T00:38:00Z">
              <w:rPr/>
            </w:rPrChange>
          </w:rPr>
          <w:t>CMS Eclipse Integrator</w:t>
        </w:r>
      </w:ins>
      <w:moveTo w:id="466" w:author="Sacintha Raj" w:date="2023-01-25T13:20:00Z">
        <w:del w:id="467" w:author="Sacintha Raj" w:date="2023-01-25T13:21:00Z">
          <w:r w:rsidRPr="00485AB5" w:rsidDel="00CE5283">
            <w:rPr>
              <w:rFonts w:eastAsia="MS Gothic"/>
              <w:color w:val="4F81BD"/>
              <w:sz w:val="28"/>
              <w:rPrChange w:id="468" w:author="Sacintha Raj" w:date="2023-01-26T00:38:00Z">
                <w:rPr/>
              </w:rPrChange>
            </w:rPr>
            <w:delText>KDR Changes</w:delText>
          </w:r>
        </w:del>
      </w:moveTo>
    </w:p>
    <w:p w14:paraId="7C0E7EE1" w14:textId="0396718F" w:rsidR="00CE5283" w:rsidRDefault="005E1300" w:rsidP="00CE5283">
      <w:pPr>
        <w:rPr>
          <w:ins w:id="469" w:author="Sacintha Raj" w:date="2023-01-25T13:24:00Z"/>
        </w:rPr>
      </w:pPr>
      <w:ins w:id="470" w:author="Sacintha Raj" w:date="2023-01-25T13:24:00Z">
        <w:r>
          <w:t>The below technical goals are taken into consideration</w:t>
        </w:r>
      </w:ins>
    </w:p>
    <w:p w14:paraId="3D8F3804" w14:textId="50EF3E0A" w:rsidR="005E1300" w:rsidRDefault="005E1300" w:rsidP="005E1300">
      <w:pPr>
        <w:pStyle w:val="ListParagraph"/>
        <w:numPr>
          <w:ilvl w:val="0"/>
          <w:numId w:val="54"/>
        </w:numPr>
        <w:rPr>
          <w:ins w:id="471" w:author="Sacintha Raj" w:date="2023-01-25T13:27:00Z"/>
        </w:rPr>
      </w:pPr>
      <w:ins w:id="472" w:author="Sacintha Raj" w:date="2023-01-25T13:26:00Z">
        <w:r>
          <w:t>A single message from CMS which is accepted for processing should not be lost</w:t>
        </w:r>
      </w:ins>
    </w:p>
    <w:p w14:paraId="052BDEF4" w14:textId="6E003044" w:rsidR="005E1300" w:rsidRDefault="009E31E5" w:rsidP="005E1300">
      <w:pPr>
        <w:pStyle w:val="ListParagraph"/>
        <w:numPr>
          <w:ilvl w:val="0"/>
          <w:numId w:val="54"/>
        </w:numPr>
        <w:rPr>
          <w:ins w:id="473" w:author="Sacintha Raj" w:date="2023-01-25T13:31:00Z"/>
        </w:rPr>
      </w:pPr>
      <w:ins w:id="474" w:author="Sacintha Raj" w:date="2023-01-25T13:32:00Z">
        <w:r>
          <w:t>Prevent any</w:t>
        </w:r>
      </w:ins>
      <w:ins w:id="475" w:author="Sacintha Raj" w:date="2023-01-25T13:31:00Z">
        <w:r w:rsidR="005E1300">
          <w:t xml:space="preserve"> duplicate messages </w:t>
        </w:r>
        <w:r>
          <w:t xml:space="preserve">from </w:t>
        </w:r>
        <w:r w:rsidR="005E1300">
          <w:t xml:space="preserve">entering and being processed in the system </w:t>
        </w:r>
      </w:ins>
    </w:p>
    <w:p w14:paraId="0EED51C0" w14:textId="4BBDB8BF" w:rsidR="009E31E5" w:rsidRDefault="009E31E5" w:rsidP="005E1300">
      <w:pPr>
        <w:pStyle w:val="ListParagraph"/>
        <w:numPr>
          <w:ilvl w:val="0"/>
          <w:numId w:val="54"/>
        </w:numPr>
        <w:rPr>
          <w:ins w:id="476" w:author="Sacintha Raj" w:date="2023-01-25T13:36:00Z"/>
        </w:rPr>
      </w:pPr>
      <w:ins w:id="477" w:author="Sacintha Raj" w:date="2023-01-25T13:34:00Z">
        <w:r>
          <w:t xml:space="preserve">All </w:t>
        </w:r>
      </w:ins>
      <w:ins w:id="478" w:author="Sacintha Raj" w:date="2023-01-25T13:36:00Z">
        <w:r>
          <w:t>recoverable technical</w:t>
        </w:r>
      </w:ins>
      <w:ins w:id="479" w:author="Sacintha Raj" w:date="2023-01-25T13:34:00Z">
        <w:r>
          <w:t xml:space="preserve"> issues with Eclipse or CMS should be </w:t>
        </w:r>
      </w:ins>
      <w:ins w:id="480" w:author="Sacintha Raj" w:date="2023-01-25T13:36:00Z">
        <w:r>
          <w:t>effectively managed by Fuse</w:t>
        </w:r>
      </w:ins>
    </w:p>
    <w:p w14:paraId="6815F555" w14:textId="7A4C7E36" w:rsidR="009E31E5" w:rsidRDefault="009E31E5" w:rsidP="005E1300">
      <w:pPr>
        <w:pStyle w:val="ListParagraph"/>
        <w:numPr>
          <w:ilvl w:val="0"/>
          <w:numId w:val="54"/>
        </w:numPr>
        <w:rPr>
          <w:ins w:id="481" w:author="Sacintha Raj" w:date="2023-01-25T13:24:00Z"/>
        </w:rPr>
        <w:pPrChange w:id="482" w:author="Sacintha Raj" w:date="2023-01-25T13:27:00Z">
          <w:pPr/>
        </w:pPrChange>
      </w:pPr>
      <w:ins w:id="483" w:author="Sacintha Raj" w:date="2023-01-25T13:37:00Z">
        <w:r>
          <w:t xml:space="preserve">Communication to support team should be </w:t>
        </w:r>
      </w:ins>
      <w:ins w:id="484" w:author="Sacintha Raj" w:date="2023-01-25T13:38:00Z">
        <w:r>
          <w:t>facilitated</w:t>
        </w:r>
      </w:ins>
      <w:ins w:id="485" w:author="Sacintha Raj" w:date="2023-01-25T13:37:00Z">
        <w:r>
          <w:t xml:space="preserve"> </w:t>
        </w:r>
      </w:ins>
      <w:ins w:id="486" w:author="Sacintha Raj" w:date="2023-01-25T13:38:00Z">
        <w:r>
          <w:t xml:space="preserve">when there is </w:t>
        </w:r>
      </w:ins>
      <w:ins w:id="487" w:author="Sacintha Raj" w:date="2023-01-25T13:40:00Z">
        <w:r>
          <w:t>failure</w:t>
        </w:r>
      </w:ins>
      <w:ins w:id="488" w:author="Sacintha Raj" w:date="2023-01-25T13:39:00Z">
        <w:r>
          <w:t xml:space="preserve"> in any system beyond </w:t>
        </w:r>
      </w:ins>
      <w:ins w:id="489" w:author="Sacintha Raj" w:date="2023-01-25T13:40:00Z">
        <w:r>
          <w:t>accepted</w:t>
        </w:r>
      </w:ins>
      <w:ins w:id="490" w:author="Sacintha Raj" w:date="2023-01-25T13:39:00Z">
        <w:r>
          <w:t xml:space="preserve"> SLA</w:t>
        </w:r>
      </w:ins>
    </w:p>
    <w:p w14:paraId="0D7F63E7" w14:textId="30B48E81" w:rsidR="005E1300" w:rsidRDefault="006D1006" w:rsidP="00CE5283">
      <w:pPr>
        <w:rPr>
          <w:ins w:id="491" w:author="Sacintha Raj" w:date="2023-01-25T13:49:00Z"/>
        </w:rPr>
      </w:pPr>
      <w:ins w:id="492" w:author="Sacintha Raj" w:date="2023-01-25T13:49:00Z">
        <w:r>
          <w:t>To</w:t>
        </w:r>
      </w:ins>
      <w:ins w:id="493" w:author="Sacintha Raj" w:date="2023-01-25T13:46:00Z">
        <w:r>
          <w:t xml:space="preserve"> </w:t>
        </w:r>
      </w:ins>
      <w:ins w:id="494" w:author="Sacintha Raj" w:date="2023-01-25T13:47:00Z">
        <w:r>
          <w:t>achieve</w:t>
        </w:r>
      </w:ins>
      <w:ins w:id="495" w:author="Sacintha Raj" w:date="2023-01-25T13:46:00Z">
        <w:r>
          <w:t xml:space="preserve"> the </w:t>
        </w:r>
      </w:ins>
      <w:ins w:id="496" w:author="Sacintha Raj" w:date="2023-01-25T13:48:00Z">
        <w:r>
          <w:t xml:space="preserve">above </w:t>
        </w:r>
      </w:ins>
      <w:ins w:id="497" w:author="Sacintha Raj" w:date="2023-01-25T13:49:00Z">
        <w:r>
          <w:t>goals,</w:t>
        </w:r>
      </w:ins>
      <w:ins w:id="498" w:author="Sacintha Raj" w:date="2023-01-25T13:48:00Z">
        <w:r>
          <w:t xml:space="preserve"> the </w:t>
        </w:r>
      </w:ins>
      <w:ins w:id="499" w:author="Sacintha Raj" w:date="2023-01-25T13:49:00Z">
        <w:r>
          <w:t xml:space="preserve">below </w:t>
        </w:r>
      </w:ins>
      <w:ins w:id="500" w:author="Sacintha Raj" w:date="2023-01-25T13:50:00Z">
        <w:r>
          <w:t>software is</w:t>
        </w:r>
      </w:ins>
      <w:ins w:id="501" w:author="Sacintha Raj" w:date="2023-01-25T13:49:00Z">
        <w:r>
          <w:t xml:space="preserve"> used</w:t>
        </w:r>
      </w:ins>
    </w:p>
    <w:p w14:paraId="3230E10B" w14:textId="19CBBB0A" w:rsidR="006D1006" w:rsidRDefault="006D1006" w:rsidP="006D1006">
      <w:pPr>
        <w:pStyle w:val="ListParagraph"/>
        <w:numPr>
          <w:ilvl w:val="0"/>
          <w:numId w:val="55"/>
        </w:numPr>
        <w:rPr>
          <w:ins w:id="502" w:author="Sacintha Raj" w:date="2023-01-25T13:51:00Z"/>
        </w:rPr>
      </w:pPr>
      <w:proofErr w:type="spellStart"/>
      <w:ins w:id="503" w:author="Sacintha Raj" w:date="2023-01-25T13:49:00Z">
        <w:r>
          <w:t>Jboss</w:t>
        </w:r>
        <w:proofErr w:type="spellEnd"/>
        <w:r>
          <w:t xml:space="preserve"> Fu</w:t>
        </w:r>
      </w:ins>
      <w:ins w:id="504" w:author="Sacintha Raj" w:date="2023-01-25T13:50:00Z">
        <w:r>
          <w:t>se should be configured with HA configuration</w:t>
        </w:r>
      </w:ins>
    </w:p>
    <w:p w14:paraId="37D32FBF" w14:textId="31D63F43" w:rsidR="006D1006" w:rsidRDefault="006D1006" w:rsidP="006D1006">
      <w:pPr>
        <w:pStyle w:val="ListParagraph"/>
        <w:numPr>
          <w:ilvl w:val="0"/>
          <w:numId w:val="55"/>
        </w:numPr>
        <w:rPr>
          <w:ins w:id="505" w:author="Sacintha Raj" w:date="2023-01-25T13:51:00Z"/>
        </w:rPr>
      </w:pPr>
      <w:ins w:id="506" w:author="Sacintha Raj" w:date="2023-01-25T13:51:00Z">
        <w:r>
          <w:t xml:space="preserve">Amazon MQ (Active </w:t>
        </w:r>
      </w:ins>
      <w:ins w:id="507" w:author="Sacintha Raj" w:date="2023-01-25T13:56:00Z">
        <w:r w:rsidR="00F15E0F">
          <w:t>MQ)</w:t>
        </w:r>
      </w:ins>
      <w:ins w:id="508" w:author="Sacintha Raj" w:date="2023-01-25T13:51:00Z">
        <w:r>
          <w:t xml:space="preserve"> should be configured for HA</w:t>
        </w:r>
      </w:ins>
    </w:p>
    <w:p w14:paraId="062C1A4C" w14:textId="26716893" w:rsidR="00F15E0F" w:rsidRDefault="00F15E0F" w:rsidP="006D1006">
      <w:pPr>
        <w:pStyle w:val="ListParagraph"/>
        <w:numPr>
          <w:ilvl w:val="0"/>
          <w:numId w:val="55"/>
        </w:numPr>
        <w:rPr>
          <w:ins w:id="509" w:author="Sacintha Raj" w:date="2023-01-25T14:55:00Z"/>
        </w:rPr>
      </w:pPr>
      <w:ins w:id="510" w:author="Sacintha Raj" w:date="2023-01-25T13:51:00Z">
        <w:r>
          <w:t>Dynamo Db</w:t>
        </w:r>
      </w:ins>
      <w:ins w:id="511" w:author="Sacintha Raj" w:date="2023-01-25T13:52:00Z">
        <w:r>
          <w:t xml:space="preserve"> for storing Audit </w:t>
        </w:r>
      </w:ins>
      <w:ins w:id="512" w:author="Sacintha Raj" w:date="2023-01-25T13:56:00Z">
        <w:r>
          <w:t>data,</w:t>
        </w:r>
      </w:ins>
      <w:ins w:id="513" w:author="Sacintha Raj" w:date="2023-01-25T13:52:00Z">
        <w:r>
          <w:t xml:space="preserve"> Reconciliation data</w:t>
        </w:r>
      </w:ins>
      <w:ins w:id="514" w:author="Sacintha Raj" w:date="2023-01-25T14:55:00Z">
        <w:r w:rsidR="00497E13">
          <w:t xml:space="preserve"> and details of request and response</w:t>
        </w:r>
      </w:ins>
    </w:p>
    <w:p w14:paraId="67C59DDA" w14:textId="0046C92E" w:rsidR="00497E13" w:rsidRDefault="00497E13" w:rsidP="006D1006">
      <w:pPr>
        <w:pStyle w:val="ListParagraph"/>
        <w:numPr>
          <w:ilvl w:val="0"/>
          <w:numId w:val="55"/>
        </w:numPr>
        <w:rPr>
          <w:ins w:id="515" w:author="Sacintha Raj" w:date="2023-01-25T13:48:00Z"/>
        </w:rPr>
        <w:pPrChange w:id="516" w:author="Sacintha Raj" w:date="2023-01-25T13:50:00Z">
          <w:pPr/>
        </w:pPrChange>
      </w:pPr>
      <w:ins w:id="517" w:author="Sacintha Raj" w:date="2023-01-25T14:55:00Z">
        <w:r>
          <w:t>AWS S3 for storing request and response.</w:t>
        </w:r>
      </w:ins>
    </w:p>
    <w:p w14:paraId="372695D4" w14:textId="77777777" w:rsidR="006D1006" w:rsidRPr="00CE5283" w:rsidRDefault="006D1006" w:rsidP="00CE5283">
      <w:pPr>
        <w:rPr>
          <w:moveTo w:id="518" w:author="Sacintha Raj" w:date="2023-01-25T13:20:00Z"/>
          <w:rPrChange w:id="519" w:author="Sacintha Raj" w:date="2023-01-25T13:21:00Z">
            <w:rPr>
              <w:moveTo w:id="520" w:author="Sacintha Raj" w:date="2023-01-25T13:20:00Z"/>
            </w:rPr>
          </w:rPrChange>
        </w:rPr>
        <w:pPrChange w:id="521" w:author="Sacintha Raj" w:date="2023-01-25T13:21:00Z">
          <w:pPr>
            <w:pStyle w:val="Heading3"/>
          </w:pPr>
        </w:pPrChange>
      </w:pPr>
    </w:p>
    <w:p w14:paraId="016942EC" w14:textId="512CB7C4" w:rsidR="00CE5283" w:rsidRPr="00DB4050" w:rsidDel="009A2438" w:rsidRDefault="00CE5283" w:rsidP="00DB4050">
      <w:pPr>
        <w:ind w:left="851" w:hanging="567"/>
        <w:rPr>
          <w:del w:id="522" w:author="Sacintha Raj" w:date="2023-01-25T15:22:00Z"/>
          <w:moveTo w:id="523" w:author="Sacintha Raj" w:date="2023-01-25T13:20:00Z"/>
          <w:rFonts w:eastAsia="MS Gothic"/>
          <w:color w:val="4F81BD"/>
          <w:sz w:val="28"/>
          <w:rPrChange w:id="524" w:author="Sacintha Raj" w:date="2023-01-26T00:39:00Z">
            <w:rPr>
              <w:del w:id="525" w:author="Sacintha Raj" w:date="2023-01-25T15:22:00Z"/>
              <w:moveTo w:id="526" w:author="Sacintha Raj" w:date="2023-01-25T13:20:00Z"/>
            </w:rPr>
          </w:rPrChange>
        </w:rPr>
        <w:pPrChange w:id="527" w:author="Sacintha Raj" w:date="2023-01-26T00:39:00Z">
          <w:pPr/>
        </w:pPrChange>
      </w:pPr>
      <w:moveTo w:id="528" w:author="Sacintha Raj" w:date="2023-01-25T13:20:00Z">
        <w:del w:id="529" w:author="Sacintha Raj" w:date="2023-01-25T15:22:00Z">
          <w:r w:rsidRPr="00DB4050" w:rsidDel="009A2438">
            <w:rPr>
              <w:rFonts w:eastAsia="MS Gothic"/>
              <w:color w:val="4F81BD"/>
              <w:sz w:val="28"/>
              <w:rPrChange w:id="530" w:author="Sacintha Raj" w:date="2023-01-26T00:39:00Z">
                <w:rPr/>
              </w:rPrChange>
            </w:rPr>
            <w:delText>KDR must pull additional data to policy summary table to help with data addition in PSR Mule</w:delText>
          </w:r>
        </w:del>
      </w:moveTo>
    </w:p>
    <w:p w14:paraId="3E38F615" w14:textId="443A5C30" w:rsidR="00CE5283" w:rsidRPr="00DB4050" w:rsidRDefault="00CE5283" w:rsidP="00DB4050">
      <w:pPr>
        <w:pStyle w:val="Heading3"/>
        <w:ind w:left="851" w:hanging="567"/>
        <w:rPr>
          <w:moveTo w:id="531" w:author="Sacintha Raj" w:date="2023-01-25T13:20:00Z"/>
          <w:rFonts w:eastAsia="MS Gothic"/>
          <w:color w:val="4F81BD"/>
          <w:sz w:val="28"/>
          <w:rPrChange w:id="532" w:author="Sacintha Raj" w:date="2023-01-26T00:39:00Z">
            <w:rPr>
              <w:moveTo w:id="533" w:author="Sacintha Raj" w:date="2023-01-25T13:20:00Z"/>
            </w:rPr>
          </w:rPrChange>
        </w:rPr>
        <w:pPrChange w:id="534" w:author="Sacintha Raj" w:date="2023-01-26T00:39:00Z">
          <w:pPr>
            <w:pStyle w:val="Heading3"/>
          </w:pPr>
        </w:pPrChange>
      </w:pPr>
      <w:moveTo w:id="535" w:author="Sacintha Raj" w:date="2023-01-25T13:20:00Z">
        <w:del w:id="536" w:author="Sacintha Raj" w:date="2023-01-25T15:22:00Z">
          <w:r w:rsidRPr="00DB4050" w:rsidDel="009A2438">
            <w:rPr>
              <w:rFonts w:eastAsia="MS Gothic"/>
              <w:color w:val="4F81BD"/>
              <w:sz w:val="28"/>
              <w:rPrChange w:id="537" w:author="Sacintha Raj" w:date="2023-01-26T00:39:00Z">
                <w:rPr/>
              </w:rPrChange>
            </w:rPr>
            <w:delText>SharePoint configuration</w:delText>
          </w:r>
        </w:del>
      </w:moveTo>
      <w:ins w:id="538" w:author="Sacintha Raj" w:date="2023-01-25T15:22:00Z">
        <w:r w:rsidR="009A2438" w:rsidRPr="00DB4050">
          <w:rPr>
            <w:rFonts w:eastAsia="MS Gothic"/>
            <w:color w:val="4F81BD"/>
            <w:sz w:val="28"/>
            <w:rPrChange w:id="539" w:author="Sacintha Raj" w:date="2023-01-26T00:39:00Z">
              <w:rPr/>
            </w:rPrChange>
          </w:rPr>
          <w:t>PSR</w:t>
        </w:r>
      </w:ins>
    </w:p>
    <w:p w14:paraId="2A454CC3" w14:textId="3F65D21B" w:rsidR="00CE5283" w:rsidRDefault="00CE5283" w:rsidP="009A2438">
      <w:pPr>
        <w:pStyle w:val="ListParagraph"/>
        <w:numPr>
          <w:ilvl w:val="0"/>
          <w:numId w:val="57"/>
        </w:numPr>
        <w:rPr>
          <w:ins w:id="540" w:author="Sacintha Raj" w:date="2023-01-25T15:23:00Z"/>
        </w:rPr>
      </w:pPr>
      <w:moveTo w:id="541" w:author="Sacintha Raj" w:date="2023-01-25T13:20:00Z">
        <w:del w:id="542" w:author="Sacintha Raj" w:date="2023-01-25T15:23:00Z">
          <w:r w:rsidDel="009A2438">
            <w:delText>SharePoint configuration to be verified /added to allow additional templates</w:delText>
          </w:r>
        </w:del>
      </w:moveTo>
      <w:ins w:id="543" w:author="Sacintha Raj" w:date="2023-01-25T15:23:00Z">
        <w:r w:rsidR="009A2438">
          <w:t>Existing</w:t>
        </w:r>
      </w:ins>
      <w:ins w:id="544" w:author="Sacintha Raj" w:date="2023-01-25T15:29:00Z">
        <w:r w:rsidR="00694C9D">
          <w:t xml:space="preserve"> Policy Search and Retrieve</w:t>
        </w:r>
      </w:ins>
      <w:ins w:id="545" w:author="Sacintha Raj" w:date="2023-01-25T15:23:00Z">
        <w:r w:rsidR="009A2438">
          <w:t xml:space="preserve"> Mule Application should be modified so that it caters both to London and Singapore</w:t>
        </w:r>
      </w:ins>
    </w:p>
    <w:p w14:paraId="1DBC1E47" w14:textId="0BFE53F6" w:rsidR="009A2438" w:rsidRDefault="00694C9D" w:rsidP="009A2438">
      <w:pPr>
        <w:pStyle w:val="ListParagraph"/>
        <w:numPr>
          <w:ilvl w:val="0"/>
          <w:numId w:val="57"/>
        </w:numPr>
        <w:rPr>
          <w:ins w:id="546" w:author="Sacintha Raj" w:date="2023-01-25T15:28:00Z"/>
        </w:rPr>
      </w:pPr>
      <w:ins w:id="547" w:author="Sacintha Raj" w:date="2023-01-25T15:26:00Z">
        <w:r>
          <w:t xml:space="preserve">Existing ETL jobs that populate KDR </w:t>
        </w:r>
      </w:ins>
      <w:ins w:id="548" w:author="Sacintha Raj" w:date="2023-01-25T15:27:00Z">
        <w:r>
          <w:t>should be updated for Singapore data.</w:t>
        </w:r>
      </w:ins>
    </w:p>
    <w:p w14:paraId="36E7B166" w14:textId="403A296E" w:rsidR="00694C9D" w:rsidRPr="00DB4050" w:rsidRDefault="00694C9D" w:rsidP="00DB4050">
      <w:pPr>
        <w:pStyle w:val="Heading3"/>
        <w:ind w:left="851" w:hanging="567"/>
        <w:rPr>
          <w:ins w:id="549" w:author="Sacintha Raj" w:date="2023-01-25T15:29:00Z"/>
          <w:rFonts w:eastAsia="MS Gothic"/>
          <w:color w:val="4F81BD"/>
          <w:sz w:val="28"/>
          <w:rPrChange w:id="550" w:author="Sacintha Raj" w:date="2023-01-26T00:39:00Z">
            <w:rPr>
              <w:ins w:id="551" w:author="Sacintha Raj" w:date="2023-01-25T15:29:00Z"/>
            </w:rPr>
          </w:rPrChange>
        </w:rPr>
        <w:pPrChange w:id="552" w:author="Sacintha Raj" w:date="2023-01-26T00:39:00Z">
          <w:pPr>
            <w:pStyle w:val="Heading3"/>
            <w:ind w:left="142" w:hanging="215"/>
          </w:pPr>
        </w:pPrChange>
      </w:pPr>
      <w:ins w:id="553" w:author="Sacintha Raj" w:date="2023-01-25T15:28:00Z">
        <w:r w:rsidRPr="00DB4050">
          <w:rPr>
            <w:rFonts w:eastAsia="MS Gothic"/>
            <w:color w:val="4F81BD"/>
            <w:sz w:val="28"/>
            <w:rPrChange w:id="554" w:author="Sacintha Raj" w:date="2023-01-26T00:39:00Z">
              <w:rPr/>
            </w:rPrChange>
          </w:rPr>
          <w:t>DMS</w:t>
        </w:r>
      </w:ins>
    </w:p>
    <w:p w14:paraId="12542FB7" w14:textId="5A545BCC" w:rsidR="00694C9D" w:rsidRDefault="00694C9D" w:rsidP="00694C9D">
      <w:pPr>
        <w:pStyle w:val="ListParagraph"/>
        <w:numPr>
          <w:ilvl w:val="0"/>
          <w:numId w:val="59"/>
        </w:numPr>
        <w:rPr>
          <w:ins w:id="555" w:author="Sacintha Raj" w:date="2023-01-25T15:32:00Z"/>
        </w:rPr>
      </w:pPr>
      <w:ins w:id="556" w:author="Sacintha Raj" w:date="2023-01-25T15:30:00Z">
        <w:r>
          <w:t xml:space="preserve">Existing SharePoint application </w:t>
        </w:r>
      </w:ins>
      <w:ins w:id="557" w:author="Sacintha Raj" w:date="2023-01-25T15:31:00Z">
        <w:r>
          <w:t>should be modified so that it caters both to London and Singapore</w:t>
        </w:r>
      </w:ins>
    </w:p>
    <w:p w14:paraId="71529578" w14:textId="0276EBE7" w:rsidR="00694C9D" w:rsidRPr="00694C9D" w:rsidRDefault="00694C9D" w:rsidP="00694C9D">
      <w:pPr>
        <w:pStyle w:val="ListParagraph"/>
        <w:numPr>
          <w:ilvl w:val="0"/>
          <w:numId w:val="59"/>
        </w:numPr>
        <w:rPr>
          <w:moveTo w:id="558" w:author="Sacintha Raj" w:date="2023-01-25T13:20:00Z"/>
          <w:rPrChange w:id="559" w:author="Sacintha Raj" w:date="2023-01-25T15:29:00Z">
            <w:rPr>
              <w:moveTo w:id="560" w:author="Sacintha Raj" w:date="2023-01-25T13:20:00Z"/>
            </w:rPr>
          </w:rPrChange>
        </w:rPr>
        <w:pPrChange w:id="561" w:author="Sacintha Raj" w:date="2023-01-25T15:30:00Z">
          <w:pPr/>
        </w:pPrChange>
      </w:pPr>
      <w:ins w:id="562" w:author="Sacintha Raj" w:date="2023-01-25T15:34:00Z">
        <w:r>
          <w:t xml:space="preserve">Existing </w:t>
        </w:r>
      </w:ins>
      <w:ins w:id="563" w:author="Sacintha Raj" w:date="2023-01-25T15:33:00Z">
        <w:r>
          <w:t xml:space="preserve">Document Management </w:t>
        </w:r>
      </w:ins>
      <w:ins w:id="564" w:author="Sacintha Raj" w:date="2023-01-25T15:34:00Z">
        <w:r>
          <w:t xml:space="preserve">System </w:t>
        </w:r>
      </w:ins>
      <w:ins w:id="565" w:author="Sacintha Raj" w:date="2023-01-25T15:36:00Z">
        <w:r w:rsidR="0077710B">
          <w:t>(</w:t>
        </w:r>
        <w:proofErr w:type="spellStart"/>
        <w:r w:rsidR="0077710B">
          <w:t>Sharepoint</w:t>
        </w:r>
        <w:proofErr w:type="spellEnd"/>
        <w:r w:rsidR="0077710B">
          <w:t xml:space="preserve">) should be enhanced to </w:t>
        </w:r>
      </w:ins>
      <w:ins w:id="566" w:author="Sacintha Raj" w:date="2023-01-25T16:03:00Z">
        <w:r w:rsidR="00482649">
          <w:t>provide Document Management</w:t>
        </w:r>
      </w:ins>
      <w:ins w:id="567" w:author="Sacintha Raj" w:date="2023-01-25T16:02:00Z">
        <w:r w:rsidR="00482649">
          <w:t xml:space="preserve"> to both London and Singapore</w:t>
        </w:r>
      </w:ins>
    </w:p>
    <w:p w14:paraId="3F9E9E92" w14:textId="308A644F" w:rsidR="00CE5283" w:rsidRPr="00DB4050" w:rsidRDefault="00CE5283" w:rsidP="00DB4050">
      <w:pPr>
        <w:pStyle w:val="Heading3"/>
        <w:ind w:left="851" w:hanging="567"/>
        <w:rPr>
          <w:ins w:id="568" w:author="Sacintha Raj" w:date="2023-01-25T16:27:00Z"/>
          <w:rFonts w:eastAsia="MS Gothic"/>
          <w:color w:val="4F81BD"/>
          <w:sz w:val="28"/>
          <w:rPrChange w:id="569" w:author="Sacintha Raj" w:date="2023-01-26T00:39:00Z">
            <w:rPr>
              <w:ins w:id="570" w:author="Sacintha Raj" w:date="2023-01-25T16:27:00Z"/>
            </w:rPr>
          </w:rPrChange>
        </w:rPr>
        <w:pPrChange w:id="571" w:author="Sacintha Raj" w:date="2023-01-26T00:39:00Z">
          <w:pPr>
            <w:pStyle w:val="Heading3"/>
            <w:ind w:left="142" w:hanging="215"/>
          </w:pPr>
        </w:pPrChange>
      </w:pPr>
      <w:moveTo w:id="572" w:author="Sacintha Raj" w:date="2023-01-25T13:20:00Z">
        <w:del w:id="573" w:author="Sacintha Raj" w:date="2023-01-25T16:27:00Z">
          <w:r w:rsidRPr="00DB4050" w:rsidDel="00933174">
            <w:rPr>
              <w:rFonts w:eastAsia="MS Gothic"/>
              <w:color w:val="4F81BD"/>
              <w:sz w:val="28"/>
              <w:rPrChange w:id="574" w:author="Sacintha Raj" w:date="2023-01-26T00:39:00Z">
                <w:rPr/>
              </w:rPrChange>
            </w:rPr>
            <w:delText xml:space="preserve">Error Handling </w:delText>
          </w:r>
        </w:del>
      </w:moveTo>
      <w:ins w:id="575" w:author="Sacintha Raj" w:date="2023-01-25T16:27:00Z">
        <w:r w:rsidR="00933174" w:rsidRPr="00DB4050">
          <w:rPr>
            <w:rFonts w:eastAsia="MS Gothic"/>
            <w:color w:val="4F81BD"/>
            <w:sz w:val="28"/>
            <w:rPrChange w:id="576" w:author="Sacintha Raj" w:date="2023-01-26T00:39:00Z">
              <w:rPr/>
            </w:rPrChange>
          </w:rPr>
          <w:t>Constraints</w:t>
        </w:r>
      </w:ins>
    </w:p>
    <w:p w14:paraId="483704D6" w14:textId="78D93423" w:rsidR="00933174" w:rsidRPr="00DB4050" w:rsidRDefault="00933174" w:rsidP="00DB4050">
      <w:pPr>
        <w:pStyle w:val="Heading3"/>
        <w:numPr>
          <w:ilvl w:val="3"/>
          <w:numId w:val="3"/>
        </w:numPr>
        <w:ind w:left="709" w:hanging="283"/>
        <w:rPr>
          <w:moveTo w:id="577" w:author="Sacintha Raj" w:date="2023-01-25T13:20:00Z"/>
          <w:rFonts w:eastAsia="MS Gothic"/>
          <w:color w:val="4F81BD"/>
          <w:sz w:val="28"/>
          <w:rPrChange w:id="578" w:author="Sacintha Raj" w:date="2023-01-26T00:41:00Z">
            <w:rPr>
              <w:moveTo w:id="579" w:author="Sacintha Raj" w:date="2023-01-25T13:20:00Z"/>
            </w:rPr>
          </w:rPrChange>
        </w:rPr>
        <w:pPrChange w:id="580" w:author="Sacintha Raj" w:date="2023-01-26T00:42:00Z">
          <w:pPr>
            <w:pStyle w:val="Heading3"/>
          </w:pPr>
        </w:pPrChange>
      </w:pPr>
      <w:ins w:id="581" w:author="Sacintha Raj" w:date="2023-01-25T16:27:00Z">
        <w:r w:rsidRPr="00DB4050">
          <w:rPr>
            <w:rFonts w:eastAsia="MS Gothic"/>
            <w:color w:val="4F81BD"/>
            <w:sz w:val="28"/>
            <w:rPrChange w:id="582" w:author="Sacintha Raj" w:date="2023-01-26T00:41:00Z">
              <w:rPr/>
            </w:rPrChange>
          </w:rPr>
          <w:t>Error handling</w:t>
        </w:r>
      </w:ins>
    </w:p>
    <w:p w14:paraId="433616B0" w14:textId="7CA8379B" w:rsidR="00CE5283" w:rsidDel="009E3CC9" w:rsidRDefault="00CE5283" w:rsidP="009E3CC9">
      <w:pPr>
        <w:ind w:left="720"/>
        <w:rPr>
          <w:del w:id="583" w:author="Sacintha Raj" w:date="2023-01-25T16:39:00Z"/>
          <w:rFonts w:ascii="Calibri" w:hAnsi="Calibri" w:cs="Univers-CondensedBold"/>
          <w:b/>
          <w:bCs/>
          <w:color w:val="BC851C"/>
          <w:sz w:val="24"/>
          <w:szCs w:val="26"/>
        </w:rPr>
      </w:pPr>
    </w:p>
    <w:p w14:paraId="0D113B00" w14:textId="77777777" w:rsidR="00CE5283" w:rsidRPr="009E3CC9" w:rsidRDefault="00CE5283" w:rsidP="009E3CC9">
      <w:pPr>
        <w:ind w:left="720"/>
        <w:rPr>
          <w:moveTo w:id="584" w:author="Sacintha Raj" w:date="2023-01-25T13:20:00Z"/>
          <w:rFonts w:ascii="Calibri" w:hAnsi="Calibri" w:cs="Univers-CondensedBold"/>
          <w:b/>
          <w:bCs/>
          <w:color w:val="BC851C"/>
          <w:sz w:val="24"/>
          <w:szCs w:val="26"/>
          <w:rPrChange w:id="585" w:author="Sacintha Raj" w:date="2023-01-25T23:02:00Z">
            <w:rPr>
              <w:moveTo w:id="586" w:author="Sacintha Raj" w:date="2023-01-25T13:20:00Z"/>
              <w:sz w:val="24"/>
            </w:rPr>
          </w:rPrChange>
        </w:rPr>
        <w:pPrChange w:id="587" w:author="Sacintha Raj" w:date="2023-01-25T23:02:00Z">
          <w:pPr/>
        </w:pPrChange>
      </w:pPr>
      <w:moveTo w:id="588" w:author="Sacintha Raj" w:date="2023-01-25T13:20:00Z">
        <w:r w:rsidRPr="009E3CC9">
          <w:rPr>
            <w:rFonts w:ascii="Calibri" w:hAnsi="Calibri" w:cs="Univers-CondensedBold"/>
            <w:b/>
            <w:bCs/>
            <w:color w:val="BC851C"/>
            <w:sz w:val="24"/>
            <w:szCs w:val="26"/>
            <w:rPrChange w:id="589" w:author="Sacintha Raj" w:date="2023-01-25T23:02:00Z">
              <w:rPr>
                <w:b/>
                <w:bCs/>
                <w:sz w:val="20"/>
                <w:szCs w:val="20"/>
              </w:rPr>
            </w:rPrChange>
          </w:rPr>
          <w:t>Business/Validation Errors from Eclipse:</w:t>
        </w:r>
      </w:moveTo>
    </w:p>
    <w:p w14:paraId="69113967" w14:textId="3F8AA440" w:rsidR="00CE5283" w:rsidDel="00933174" w:rsidRDefault="00CE5283" w:rsidP="00CE5283">
      <w:pPr>
        <w:pStyle w:val="ListParagraph"/>
        <w:numPr>
          <w:ilvl w:val="0"/>
          <w:numId w:val="63"/>
        </w:numPr>
        <w:rPr>
          <w:del w:id="590" w:author="Sacintha Raj" w:date="2023-01-25T16:34:00Z"/>
        </w:rPr>
      </w:pPr>
      <w:commentRangeStart w:id="591"/>
      <w:commentRangeStart w:id="592"/>
      <w:moveTo w:id="593" w:author="Sacintha Raj" w:date="2023-01-25T13:20:00Z">
        <w:r>
          <w:t>All the validation or business errors would be passed as-is.</w:t>
        </w:r>
        <w:commentRangeEnd w:id="591"/>
        <w:r>
          <w:rPr>
            <w:rStyle w:val="CommentReference"/>
          </w:rPr>
          <w:commentReference w:id="591"/>
        </w:r>
        <w:commentRangeEnd w:id="592"/>
        <w:r>
          <w:rPr>
            <w:rStyle w:val="CommentReference"/>
          </w:rPr>
          <w:commentReference w:id="592"/>
        </w:r>
        <w:r>
          <w:t xml:space="preserve"> </w:t>
        </w:r>
      </w:moveTo>
    </w:p>
    <w:p w14:paraId="44CBFE6C" w14:textId="77777777" w:rsidR="00933174" w:rsidRDefault="00933174" w:rsidP="00933174">
      <w:pPr>
        <w:pStyle w:val="ListParagraph"/>
        <w:numPr>
          <w:ilvl w:val="0"/>
          <w:numId w:val="63"/>
        </w:numPr>
        <w:rPr>
          <w:ins w:id="594" w:author="Sacintha Raj" w:date="2023-01-25T16:34:00Z"/>
          <w:moveTo w:id="595" w:author="Sacintha Raj" w:date="2023-01-25T13:20:00Z"/>
        </w:rPr>
        <w:pPrChange w:id="596" w:author="Sacintha Raj" w:date="2023-01-25T16:33:00Z">
          <w:pPr/>
        </w:pPrChange>
      </w:pPr>
    </w:p>
    <w:p w14:paraId="54D40C6B" w14:textId="77777777" w:rsidR="00CE5283" w:rsidRPr="009F42D4" w:rsidRDefault="00CE5283" w:rsidP="00CE5283">
      <w:pPr>
        <w:pStyle w:val="ListParagraph"/>
        <w:numPr>
          <w:ilvl w:val="0"/>
          <w:numId w:val="63"/>
        </w:numPr>
        <w:rPr>
          <w:moveTo w:id="597" w:author="Sacintha Raj" w:date="2023-01-25T13:20:00Z"/>
        </w:rPr>
        <w:pPrChange w:id="598" w:author="Sacintha Raj" w:date="2023-01-25T16:34:00Z">
          <w:pPr/>
        </w:pPrChange>
      </w:pPr>
      <w:moveTo w:id="599" w:author="Sacintha Raj" w:date="2023-01-25T13:20:00Z">
        <w:r>
          <w:t xml:space="preserve">No translation is required. </w:t>
        </w:r>
      </w:moveTo>
    </w:p>
    <w:p w14:paraId="0D384077" w14:textId="77777777" w:rsidR="009E3CC9" w:rsidRDefault="009E3CC9" w:rsidP="009E3CC9">
      <w:pPr>
        <w:ind w:left="720"/>
        <w:rPr>
          <w:ins w:id="600" w:author="Sacintha Raj" w:date="2023-01-25T23:03:00Z"/>
          <w:rFonts w:ascii="Calibri" w:hAnsi="Calibri" w:cs="Univers-CondensedBold"/>
          <w:b/>
          <w:bCs/>
          <w:color w:val="BC851C"/>
          <w:sz w:val="24"/>
          <w:szCs w:val="26"/>
        </w:rPr>
      </w:pPr>
    </w:p>
    <w:p w14:paraId="65ED4334" w14:textId="72E9C505" w:rsidR="00CE5283" w:rsidRPr="009E3CC9" w:rsidRDefault="00CE5283" w:rsidP="009E3CC9">
      <w:pPr>
        <w:ind w:left="720"/>
        <w:rPr>
          <w:ins w:id="601" w:author="Sacintha Raj" w:date="2023-01-25T16:37:00Z"/>
          <w:rFonts w:ascii="Calibri" w:hAnsi="Calibri" w:cs="Univers-CondensedBold"/>
          <w:b/>
          <w:bCs/>
          <w:color w:val="BC851C"/>
          <w:sz w:val="24"/>
          <w:szCs w:val="26"/>
          <w:rPrChange w:id="602" w:author="Sacintha Raj" w:date="2023-01-25T23:02:00Z">
            <w:rPr>
              <w:ins w:id="603" w:author="Sacintha Raj" w:date="2023-01-25T16:37:00Z"/>
              <w:sz w:val="20"/>
              <w:szCs w:val="20"/>
            </w:rPr>
          </w:rPrChange>
        </w:rPr>
        <w:pPrChange w:id="604" w:author="Sacintha Raj" w:date="2023-01-25T23:02:00Z">
          <w:pPr>
            <w:pStyle w:val="Heading3"/>
            <w:numPr>
              <w:ilvl w:val="4"/>
            </w:numPr>
            <w:ind w:left="567" w:hanging="360"/>
          </w:pPr>
        </w:pPrChange>
      </w:pPr>
      <w:moveTo w:id="605" w:author="Sacintha Raj" w:date="2023-01-25T13:20:00Z">
        <w:r w:rsidRPr="009E3CC9">
          <w:rPr>
            <w:rFonts w:ascii="Calibri" w:hAnsi="Calibri" w:cs="Univers-CondensedBold"/>
            <w:b/>
            <w:bCs/>
            <w:color w:val="BC851C"/>
            <w:sz w:val="24"/>
            <w:szCs w:val="26"/>
            <w:rPrChange w:id="606" w:author="Sacintha Raj" w:date="2023-01-25T23:02:00Z">
              <w:rPr>
                <w:sz w:val="20"/>
                <w:szCs w:val="20"/>
              </w:rPr>
            </w:rPrChange>
          </w:rPr>
          <w:t>Technical Errors:</w:t>
        </w:r>
      </w:moveTo>
    </w:p>
    <w:p w14:paraId="74A7B4D5" w14:textId="2D090020" w:rsidR="000E569D" w:rsidRPr="000E569D" w:rsidRDefault="000E569D" w:rsidP="000E569D">
      <w:pPr>
        <w:pStyle w:val="ListParagraph"/>
        <w:numPr>
          <w:ilvl w:val="0"/>
          <w:numId w:val="65"/>
        </w:numPr>
        <w:rPr>
          <w:moveTo w:id="607" w:author="Sacintha Raj" w:date="2023-01-25T13:20:00Z"/>
          <w:rPrChange w:id="608" w:author="Sacintha Raj" w:date="2023-01-25T16:37:00Z">
            <w:rPr>
              <w:moveTo w:id="609" w:author="Sacintha Raj" w:date="2023-01-25T13:20:00Z"/>
              <w:sz w:val="24"/>
            </w:rPr>
          </w:rPrChange>
        </w:rPr>
        <w:pPrChange w:id="610" w:author="Sacintha Raj" w:date="2023-01-25T16:39:00Z">
          <w:pPr/>
        </w:pPrChange>
      </w:pPr>
      <w:ins w:id="611" w:author="Sacintha Raj" w:date="2023-01-25T16:37:00Z">
        <w:r>
          <w:t>Any technical e</w:t>
        </w:r>
      </w:ins>
      <w:ins w:id="612" w:author="Sacintha Raj" w:date="2023-01-25T16:38:00Z">
        <w:r>
          <w:t>rrors that are recoverable by the deployment architecture would be handled by CE</w:t>
        </w:r>
      </w:ins>
      <w:ins w:id="613" w:author="Sacintha Raj" w:date="2023-01-25T16:39:00Z">
        <w:r>
          <w:t>I</w:t>
        </w:r>
      </w:ins>
      <w:ins w:id="614" w:author="Sacintha Raj" w:date="2023-01-25T16:38:00Z">
        <w:r>
          <w:t xml:space="preserve"> </w:t>
        </w:r>
      </w:ins>
    </w:p>
    <w:p w14:paraId="5A381607" w14:textId="0B997EFA" w:rsidR="00CE5283" w:rsidRDefault="00CE5283" w:rsidP="000E569D">
      <w:pPr>
        <w:pStyle w:val="ListParagraph"/>
        <w:numPr>
          <w:ilvl w:val="0"/>
          <w:numId w:val="65"/>
        </w:numPr>
        <w:rPr>
          <w:moveTo w:id="615" w:author="Sacintha Raj" w:date="2023-01-25T13:20:00Z"/>
        </w:rPr>
        <w:pPrChange w:id="616" w:author="Sacintha Raj" w:date="2023-01-25T16:39:00Z">
          <w:pPr/>
        </w:pPrChange>
      </w:pPr>
      <w:moveTo w:id="617" w:author="Sacintha Raj" w:date="2023-01-25T13:20:00Z">
        <w:r>
          <w:t xml:space="preserve">Any technical error like connectivity, authentication would need to be </w:t>
        </w:r>
        <w:del w:id="618" w:author="Sacintha Raj" w:date="2023-01-25T16:39:00Z">
          <w:r w:rsidDel="000E569D">
            <w:delText>addressed by</w:delText>
          </w:r>
        </w:del>
      </w:moveTo>
      <w:ins w:id="619" w:author="Sacintha Raj" w:date="2023-01-25T16:39:00Z">
        <w:r w:rsidR="000E569D">
          <w:t xml:space="preserve">supported </w:t>
        </w:r>
      </w:ins>
      <w:moveTo w:id="620" w:author="Sacintha Raj" w:date="2023-01-25T13:20:00Z">
        <w:ins w:id="621" w:author="Sacintha Raj" w:date="2023-01-25T16:39:00Z">
          <w:r w:rsidR="000E569D">
            <w:t>by</w:t>
          </w:r>
        </w:ins>
        <w:r>
          <w:t xml:space="preserve"> </w:t>
        </w:r>
      </w:moveTo>
      <w:ins w:id="622" w:author="Sacintha Raj" w:date="2023-01-25T16:39:00Z">
        <w:r w:rsidR="000E569D">
          <w:t xml:space="preserve">TMK </w:t>
        </w:r>
      </w:ins>
      <w:moveTo w:id="623" w:author="Sacintha Raj" w:date="2023-01-25T13:20:00Z">
        <w:r>
          <w:t>IT.</w:t>
        </w:r>
        <w:del w:id="624" w:author="Sacintha Raj" w:date="2023-01-25T16:39:00Z">
          <w:r w:rsidDel="000E569D">
            <w:delText xml:space="preserve"> -rephrase</w:delText>
          </w:r>
        </w:del>
      </w:moveTo>
    </w:p>
    <w:p w14:paraId="34B1F937" w14:textId="77777777" w:rsidR="00CE5283" w:rsidRPr="00DB4050" w:rsidRDefault="00CE5283" w:rsidP="00DB4050">
      <w:pPr>
        <w:pStyle w:val="Heading3"/>
        <w:numPr>
          <w:ilvl w:val="3"/>
          <w:numId w:val="3"/>
        </w:numPr>
        <w:ind w:left="709" w:hanging="283"/>
        <w:rPr>
          <w:moveTo w:id="625" w:author="Sacintha Raj" w:date="2023-01-25T13:20:00Z"/>
          <w:rFonts w:eastAsia="MS Gothic"/>
          <w:color w:val="4F81BD"/>
          <w:sz w:val="28"/>
          <w:rPrChange w:id="626" w:author="Sacintha Raj" w:date="2023-01-26T00:45:00Z">
            <w:rPr>
              <w:moveTo w:id="627" w:author="Sacintha Raj" w:date="2023-01-25T13:20:00Z"/>
            </w:rPr>
          </w:rPrChange>
        </w:rPr>
        <w:pPrChange w:id="628" w:author="Sacintha Raj" w:date="2023-01-26T00:45:00Z">
          <w:pPr/>
        </w:pPrChange>
      </w:pPr>
      <w:moveTo w:id="629" w:author="Sacintha Raj" w:date="2023-01-25T13:20:00Z">
        <w:del w:id="630" w:author="Sacintha Raj" w:date="2023-01-25T16:40:00Z">
          <w:r w:rsidRPr="00DB4050" w:rsidDel="000E569D">
            <w:rPr>
              <w:rFonts w:eastAsia="MS Gothic"/>
              <w:color w:val="4F81BD"/>
              <w:sz w:val="28"/>
              <w:rPrChange w:id="631" w:author="Sacintha Raj" w:date="2023-01-26T00:45:00Z">
                <w:rPr>
                  <w:rFonts w:ascii="Calibri" w:hAnsi="Calibri" w:cs="Univers-CondensedBold"/>
                  <w:b/>
                  <w:bCs/>
                  <w:color w:val="BC851C"/>
                  <w:sz w:val="24"/>
                  <w:szCs w:val="26"/>
                </w:rPr>
              </w:rPrChange>
            </w:rPr>
            <w:delText xml:space="preserve">1.7.1 </w:delText>
          </w:r>
        </w:del>
        <w:r w:rsidRPr="00DB4050">
          <w:rPr>
            <w:rFonts w:eastAsia="MS Gothic"/>
            <w:color w:val="4F81BD"/>
            <w:sz w:val="28"/>
            <w:rPrChange w:id="632" w:author="Sacintha Raj" w:date="2023-01-26T00:45:00Z">
              <w:rPr>
                <w:rFonts w:ascii="Calibri" w:hAnsi="Calibri" w:cs="Univers-CondensedBold"/>
                <w:b/>
                <w:bCs/>
                <w:color w:val="BC851C"/>
                <w:sz w:val="24"/>
                <w:szCs w:val="26"/>
              </w:rPr>
            </w:rPrChange>
          </w:rPr>
          <w:t>Security</w:t>
        </w:r>
      </w:moveTo>
    </w:p>
    <w:p w14:paraId="2AB27153" w14:textId="77777777" w:rsidR="00CE5283" w:rsidRDefault="00CE5283" w:rsidP="00CE5283">
      <w:pPr>
        <w:ind w:firstLine="425"/>
        <w:rPr>
          <w:moveTo w:id="633" w:author="Sacintha Raj" w:date="2023-01-25T13:20:00Z"/>
        </w:rPr>
      </w:pPr>
      <w:moveTo w:id="634" w:author="Sacintha Raj" w:date="2023-01-25T13:20:00Z">
        <w:r>
          <w:t xml:space="preserve">Authentication mechanism to different end points that Fuse interface with needs to be agreed. </w:t>
        </w:r>
      </w:moveTo>
    </w:p>
    <w:p w14:paraId="1AB2356D" w14:textId="77777777" w:rsidR="00CE5283" w:rsidRDefault="00CE5283" w:rsidP="00CE5283">
      <w:pPr>
        <w:ind w:left="720"/>
        <w:rPr>
          <w:moveTo w:id="635" w:author="Sacintha Raj" w:date="2023-01-25T13:20:00Z"/>
          <w:rFonts w:ascii="Calibri" w:hAnsi="Calibri" w:cs="Univers-CondensedBold"/>
          <w:b/>
          <w:bCs/>
          <w:color w:val="BC851C"/>
          <w:sz w:val="24"/>
          <w:szCs w:val="26"/>
        </w:rPr>
      </w:pPr>
      <w:moveTo w:id="636" w:author="Sacintha Raj" w:date="2023-01-25T13:20:00Z">
        <w:r w:rsidRPr="003F54C9">
          <w:rPr>
            <w:rFonts w:ascii="Calibri" w:hAnsi="Calibri" w:cs="Univers-CondensedBold"/>
            <w:b/>
            <w:bCs/>
            <w:color w:val="BC851C"/>
            <w:sz w:val="24"/>
            <w:szCs w:val="26"/>
          </w:rPr>
          <w:t xml:space="preserve">Eclipse API: </w:t>
        </w:r>
      </w:moveTo>
    </w:p>
    <w:p w14:paraId="41B859E2" w14:textId="0BFA6E80" w:rsidR="00CE5283" w:rsidRDefault="00CE5283" w:rsidP="00CE5283">
      <w:pPr>
        <w:ind w:left="720"/>
        <w:rPr>
          <w:moveTo w:id="637" w:author="Sacintha Raj" w:date="2023-01-25T13:20:00Z"/>
        </w:rPr>
      </w:pPr>
      <w:moveTo w:id="638" w:author="Sacintha Raj" w:date="2023-01-25T13:20:00Z">
        <w:r>
          <w:t xml:space="preserve">Eclipse </w:t>
        </w:r>
        <w:proofErr w:type="spellStart"/>
        <w:r>
          <w:t>Api</w:t>
        </w:r>
        <w:proofErr w:type="spellEnd"/>
        <w:r>
          <w:t xml:space="preserve"> does need any security requirements</w:t>
        </w:r>
      </w:moveTo>
      <w:ins w:id="639" w:author="Sacintha Raj" w:date="2023-01-25T16:43:00Z">
        <w:r w:rsidR="000E569D">
          <w:t xml:space="preserve"> as it is accessed </w:t>
        </w:r>
      </w:ins>
      <w:ins w:id="640" w:author="Sacintha Raj" w:date="2023-01-25T16:45:00Z">
        <w:r w:rsidR="000E569D">
          <w:t xml:space="preserve">by </w:t>
        </w:r>
      </w:ins>
      <w:ins w:id="641" w:author="Sacintha Raj" w:date="2023-01-25T16:54:00Z">
        <w:r w:rsidR="0094706C">
          <w:t>LDAP Security</w:t>
        </w:r>
      </w:ins>
    </w:p>
    <w:p w14:paraId="585D1149" w14:textId="77777777" w:rsidR="00CE5283" w:rsidRDefault="00CE5283" w:rsidP="00CE5283">
      <w:pPr>
        <w:ind w:left="720"/>
        <w:rPr>
          <w:moveTo w:id="642" w:author="Sacintha Raj" w:date="2023-01-25T13:20:00Z"/>
          <w:rFonts w:ascii="Calibri" w:hAnsi="Calibri" w:cs="Univers-CondensedBold"/>
          <w:b/>
          <w:bCs/>
          <w:color w:val="BC851C"/>
          <w:sz w:val="24"/>
          <w:szCs w:val="26"/>
        </w:rPr>
      </w:pPr>
      <w:moveTo w:id="643" w:author="Sacintha Raj" w:date="2023-01-25T13:20:00Z">
        <w:r>
          <w:rPr>
            <w:rFonts w:ascii="Calibri" w:hAnsi="Calibri" w:cs="Univers-CondensedBold"/>
            <w:b/>
            <w:bCs/>
            <w:color w:val="BC851C"/>
            <w:sz w:val="24"/>
            <w:szCs w:val="26"/>
          </w:rPr>
          <w:t xml:space="preserve">CyberArk </w:t>
        </w:r>
      </w:moveTo>
    </w:p>
    <w:p w14:paraId="056D03BA" w14:textId="77777777" w:rsidR="00CE5283" w:rsidRDefault="00CE5283" w:rsidP="00CE5283">
      <w:pPr>
        <w:ind w:left="720"/>
        <w:rPr>
          <w:moveTo w:id="644" w:author="Sacintha Raj" w:date="2023-01-25T13:20:00Z"/>
        </w:rPr>
      </w:pPr>
      <w:moveTo w:id="645" w:author="Sacintha Raj" w:date="2023-01-25T13:20:00Z">
        <w:r w:rsidRPr="000C5EC8">
          <w:t xml:space="preserve"> All sen</w:t>
        </w:r>
        <w:r>
          <w:t>si</w:t>
        </w:r>
        <w:r w:rsidRPr="000C5EC8">
          <w:t>tive information like passwords would b</w:t>
        </w:r>
        <w:r>
          <w:t xml:space="preserve">e saved in CyberArk. </w:t>
        </w:r>
      </w:moveTo>
    </w:p>
    <w:p w14:paraId="4234A0C1" w14:textId="77777777" w:rsidR="00CE5283" w:rsidRDefault="00CE5283" w:rsidP="00CE5283">
      <w:pPr>
        <w:ind w:left="720"/>
        <w:rPr>
          <w:moveTo w:id="646" w:author="Sacintha Raj" w:date="2023-01-25T13:20:00Z"/>
        </w:rPr>
      </w:pPr>
      <w:moveTo w:id="647" w:author="Sacintha Raj" w:date="2023-01-25T13:20:00Z">
        <w:r>
          <w:t xml:space="preserve"> Fuse would pull the same at runtime and not stored in application config properties. </w:t>
        </w:r>
      </w:moveTo>
    </w:p>
    <w:p w14:paraId="7807F011" w14:textId="77777777" w:rsidR="00CE5283" w:rsidRPr="000C5EC8" w:rsidRDefault="00CE5283" w:rsidP="00CE5283">
      <w:pPr>
        <w:ind w:left="720"/>
        <w:rPr>
          <w:moveTo w:id="648" w:author="Sacintha Raj" w:date="2023-01-25T13:20:00Z"/>
          <w:rFonts w:ascii="Calibri" w:hAnsi="Calibri" w:cs="Univers-CondensedBold"/>
          <w:b/>
          <w:bCs/>
          <w:color w:val="BC851C"/>
          <w:sz w:val="24"/>
          <w:szCs w:val="26"/>
        </w:rPr>
      </w:pPr>
      <w:moveTo w:id="649" w:author="Sacintha Raj" w:date="2023-01-25T13:20:00Z">
        <w:r w:rsidRPr="000C5EC8">
          <w:rPr>
            <w:rFonts w:ascii="Calibri" w:hAnsi="Calibri" w:cs="Univers-CondensedBold"/>
            <w:b/>
            <w:bCs/>
            <w:color w:val="BC851C"/>
            <w:sz w:val="24"/>
            <w:szCs w:val="26"/>
          </w:rPr>
          <w:lastRenderedPageBreak/>
          <w:t xml:space="preserve">Encryption </w:t>
        </w:r>
      </w:moveTo>
    </w:p>
    <w:p w14:paraId="6391A1DA" w14:textId="4BC2703B" w:rsidR="00CE5283" w:rsidRDefault="0094706C" w:rsidP="00CE5283">
      <w:pPr>
        <w:ind w:left="720"/>
        <w:rPr>
          <w:moveTo w:id="650" w:author="Sacintha Raj" w:date="2023-01-25T13:20:00Z"/>
        </w:rPr>
      </w:pPr>
      <w:ins w:id="651" w:author="Sacintha Raj" w:date="2023-01-25T16:55:00Z">
        <w:r>
          <w:t>As in existing applications c</w:t>
        </w:r>
      </w:ins>
      <w:moveTo w:id="652" w:author="Sacintha Raj" w:date="2023-01-25T13:20:00Z">
        <w:del w:id="653" w:author="Sacintha Raj" w:date="2023-01-25T16:55:00Z">
          <w:r w:rsidR="00CE5283" w:rsidDel="0094706C">
            <w:delText>C</w:delText>
          </w:r>
        </w:del>
        <w:r w:rsidR="00CE5283">
          <w:t xml:space="preserve">onnection metadata data like CyberArk account details will be saved in application property files but encrypted using JCE libraries. </w:t>
        </w:r>
      </w:moveTo>
    </w:p>
    <w:p w14:paraId="64FB14C4" w14:textId="1D1895FE" w:rsidR="00CE5283" w:rsidRPr="00DB4050" w:rsidDel="005D7CC5" w:rsidRDefault="00CE5283" w:rsidP="00DB4050">
      <w:pPr>
        <w:ind w:left="709" w:hanging="283"/>
        <w:rPr>
          <w:del w:id="654" w:author="Sacintha Raj" w:date="2023-01-25T23:34:00Z"/>
          <w:moveTo w:id="655" w:author="Sacintha Raj" w:date="2023-01-25T13:20:00Z"/>
          <w:rFonts w:eastAsia="MS Gothic"/>
          <w:color w:val="4F81BD"/>
          <w:sz w:val="28"/>
          <w:rPrChange w:id="656" w:author="Sacintha Raj" w:date="2023-01-26T00:45:00Z">
            <w:rPr>
              <w:del w:id="657" w:author="Sacintha Raj" w:date="2023-01-25T23:34:00Z"/>
              <w:moveTo w:id="658" w:author="Sacintha Raj" w:date="2023-01-25T13:20:00Z"/>
            </w:rPr>
          </w:rPrChange>
        </w:rPr>
        <w:pPrChange w:id="659" w:author="Sacintha Raj" w:date="2023-01-26T00:45:00Z">
          <w:pPr>
            <w:ind w:left="720"/>
          </w:pPr>
        </w:pPrChange>
      </w:pPr>
    </w:p>
    <w:p w14:paraId="0F58849D" w14:textId="77777777" w:rsidR="00CE5283" w:rsidRPr="00DB4050" w:rsidRDefault="00CE5283" w:rsidP="00DB4050">
      <w:pPr>
        <w:pStyle w:val="Heading3"/>
        <w:numPr>
          <w:ilvl w:val="3"/>
          <w:numId w:val="3"/>
        </w:numPr>
        <w:ind w:left="709" w:hanging="283"/>
        <w:rPr>
          <w:moveTo w:id="660" w:author="Sacintha Raj" w:date="2023-01-25T13:20:00Z"/>
          <w:rFonts w:eastAsia="MS Gothic"/>
          <w:color w:val="4F81BD"/>
          <w:sz w:val="28"/>
          <w:rPrChange w:id="661" w:author="Sacintha Raj" w:date="2023-01-26T00:45:00Z">
            <w:rPr>
              <w:moveTo w:id="662" w:author="Sacintha Raj" w:date="2023-01-25T13:20:00Z"/>
              <w:rFonts w:ascii="Calibri" w:hAnsi="Calibri" w:cs="Univers-CondensedBold"/>
              <w:b/>
              <w:bCs/>
              <w:color w:val="BC851C"/>
              <w:sz w:val="24"/>
              <w:szCs w:val="26"/>
            </w:rPr>
          </w:rPrChange>
        </w:rPr>
        <w:pPrChange w:id="663" w:author="Sacintha Raj" w:date="2023-01-26T00:45:00Z">
          <w:pPr/>
        </w:pPrChange>
      </w:pPr>
      <w:moveTo w:id="664" w:author="Sacintha Raj" w:date="2023-01-25T13:20:00Z">
        <w:del w:id="665" w:author="Sacintha Raj" w:date="2023-01-25T16:56:00Z">
          <w:r w:rsidRPr="00DB4050" w:rsidDel="0094706C">
            <w:rPr>
              <w:rFonts w:eastAsia="MS Gothic"/>
              <w:color w:val="4F81BD"/>
              <w:sz w:val="28"/>
              <w:rPrChange w:id="666" w:author="Sacintha Raj" w:date="2023-01-26T00:45:00Z">
                <w:rPr>
                  <w:rFonts w:ascii="Calibri" w:hAnsi="Calibri" w:cs="Univers-CondensedBold"/>
                  <w:b/>
                  <w:bCs/>
                  <w:color w:val="BC851C"/>
                  <w:sz w:val="24"/>
                  <w:szCs w:val="26"/>
                </w:rPr>
              </w:rPrChange>
            </w:rPr>
            <w:delText xml:space="preserve">1.7.2 </w:delText>
          </w:r>
        </w:del>
        <w:r w:rsidRPr="00DB4050">
          <w:rPr>
            <w:rFonts w:eastAsia="MS Gothic"/>
            <w:color w:val="4F81BD"/>
            <w:sz w:val="28"/>
            <w:rPrChange w:id="667" w:author="Sacintha Raj" w:date="2023-01-26T00:45:00Z">
              <w:rPr>
                <w:rFonts w:ascii="Calibri" w:hAnsi="Calibri" w:cs="Univers-CondensedBold"/>
                <w:b/>
                <w:bCs/>
                <w:color w:val="BC851C"/>
                <w:sz w:val="24"/>
                <w:szCs w:val="26"/>
              </w:rPr>
            </w:rPrChange>
          </w:rPr>
          <w:t>Performance</w:t>
        </w:r>
      </w:moveTo>
    </w:p>
    <w:p w14:paraId="51E4339B" w14:textId="7BE57469" w:rsidR="00CE5283" w:rsidRDefault="00CE5283" w:rsidP="00CE5283">
      <w:pPr>
        <w:rPr>
          <w:ins w:id="668" w:author="Sacintha Raj" w:date="2023-01-26T02:05:00Z"/>
        </w:rPr>
      </w:pPr>
      <w:moveTo w:id="669" w:author="Sacintha Raj" w:date="2023-01-25T13:20:00Z">
        <w:del w:id="670" w:author="Sacintha Raj" w:date="2023-01-25T16:57:00Z">
          <w:r w:rsidRPr="003B537E" w:rsidDel="00256E6E">
            <w:delText xml:space="preserve">Near </w:delText>
          </w:r>
          <w:r w:rsidDel="00256E6E">
            <w:delText xml:space="preserve">time integration is expected between CMS and Eclipse. </w:delText>
          </w:r>
        </w:del>
      </w:moveTo>
      <w:ins w:id="671" w:author="Sacintha Raj" w:date="2023-01-25T17:30:00Z">
        <w:r w:rsidR="00144026">
          <w:t>The default configuration would be suitable for the volume</w:t>
        </w:r>
      </w:ins>
      <w:ins w:id="672" w:author="Sacintha Raj" w:date="2023-01-25T17:31:00Z">
        <w:r w:rsidR="00144026">
          <w:t xml:space="preserve"> of Reque</w:t>
        </w:r>
      </w:ins>
      <w:ins w:id="673" w:author="Sacintha Raj" w:date="2023-01-25T17:32:00Z">
        <w:r w:rsidR="00144026">
          <w:t>sts</w:t>
        </w:r>
      </w:ins>
      <w:ins w:id="674" w:author="Sacintha Raj" w:date="2023-01-25T17:30:00Z">
        <w:r w:rsidR="00144026">
          <w:t>.</w:t>
        </w:r>
      </w:ins>
    </w:p>
    <w:p w14:paraId="77B3DA28" w14:textId="33909AD5" w:rsidR="00F44D3A" w:rsidRDefault="00F44D3A" w:rsidP="00F44D3A">
      <w:pPr>
        <w:pStyle w:val="Heading3"/>
        <w:numPr>
          <w:ilvl w:val="3"/>
          <w:numId w:val="3"/>
        </w:numPr>
        <w:ind w:left="709" w:hanging="283"/>
        <w:rPr>
          <w:ins w:id="675" w:author="Sacintha Raj" w:date="2023-01-26T02:06:00Z"/>
          <w:rFonts w:eastAsia="MS Gothic"/>
          <w:color w:val="4F81BD"/>
          <w:sz w:val="28"/>
        </w:rPr>
      </w:pPr>
      <w:ins w:id="676" w:author="Sacintha Raj" w:date="2023-01-26T02:05:00Z">
        <w:r w:rsidRPr="00F44D3A">
          <w:rPr>
            <w:rFonts w:eastAsia="MS Gothic"/>
            <w:color w:val="4F81BD"/>
            <w:sz w:val="28"/>
            <w:rPrChange w:id="677" w:author="Sacintha Raj" w:date="2023-01-26T02:05:00Z">
              <w:rPr/>
            </w:rPrChange>
          </w:rPr>
          <w:t>Scalability</w:t>
        </w:r>
      </w:ins>
    </w:p>
    <w:p w14:paraId="4D90B1D3" w14:textId="1E1B8917" w:rsidR="00F44D3A" w:rsidRPr="00F44D3A" w:rsidRDefault="00F44D3A" w:rsidP="00F44D3A">
      <w:pPr>
        <w:rPr>
          <w:moveTo w:id="678" w:author="Sacintha Raj" w:date="2023-01-25T13:20:00Z"/>
          <w:rPrChange w:id="679" w:author="Sacintha Raj" w:date="2023-01-26T02:06:00Z">
            <w:rPr>
              <w:moveTo w:id="680" w:author="Sacintha Raj" w:date="2023-01-25T13:20:00Z"/>
            </w:rPr>
          </w:rPrChange>
        </w:rPr>
        <w:pPrChange w:id="681" w:author="Sacintha Raj" w:date="2023-01-26T02:06:00Z">
          <w:pPr/>
        </w:pPrChange>
      </w:pPr>
      <w:ins w:id="682" w:author="Sacintha Raj" w:date="2023-01-26T02:07:00Z">
        <w:r>
          <w:t xml:space="preserve">The default configuration would </w:t>
        </w:r>
      </w:ins>
      <w:ins w:id="683" w:author="Sacintha Raj" w:date="2023-01-26T02:08:00Z">
        <w:r>
          <w:t>suffice for the volume of requests</w:t>
        </w:r>
      </w:ins>
    </w:p>
    <w:p w14:paraId="3A9CA078" w14:textId="533EE414" w:rsidR="00CE5283" w:rsidRPr="00DB4050" w:rsidDel="005D7CC5" w:rsidRDefault="00CE5283" w:rsidP="00DB4050">
      <w:pPr>
        <w:ind w:left="709" w:hanging="283"/>
        <w:rPr>
          <w:del w:id="684" w:author="Sacintha Raj" w:date="2023-01-25T23:35:00Z"/>
          <w:moveTo w:id="685" w:author="Sacintha Raj" w:date="2023-01-25T13:20:00Z"/>
          <w:rFonts w:eastAsia="MS Gothic"/>
          <w:b/>
          <w:bCs/>
          <w:color w:val="4F81BD"/>
          <w:sz w:val="28"/>
          <w:szCs w:val="26"/>
          <w:rPrChange w:id="686" w:author="Sacintha Raj" w:date="2023-01-26T00:45:00Z">
            <w:rPr>
              <w:del w:id="687" w:author="Sacintha Raj" w:date="2023-01-25T23:35:00Z"/>
              <w:moveTo w:id="688" w:author="Sacintha Raj" w:date="2023-01-25T13:20:00Z"/>
              <w:b/>
              <w:bCs/>
              <w:szCs w:val="18"/>
            </w:rPr>
          </w:rPrChange>
        </w:rPr>
        <w:pPrChange w:id="689" w:author="Sacintha Raj" w:date="2023-01-26T00:45:00Z">
          <w:pPr/>
        </w:pPrChange>
      </w:pPr>
    </w:p>
    <w:p w14:paraId="25C4E94C" w14:textId="77777777" w:rsidR="00CE5283" w:rsidRPr="00DB4050" w:rsidRDefault="00CE5283" w:rsidP="00DB4050">
      <w:pPr>
        <w:pStyle w:val="Heading3"/>
        <w:numPr>
          <w:ilvl w:val="3"/>
          <w:numId w:val="3"/>
        </w:numPr>
        <w:ind w:left="709" w:hanging="283"/>
        <w:rPr>
          <w:moveTo w:id="690" w:author="Sacintha Raj" w:date="2023-01-25T13:20:00Z"/>
          <w:rFonts w:eastAsia="MS Gothic"/>
          <w:color w:val="4F81BD"/>
          <w:sz w:val="28"/>
          <w:rPrChange w:id="691" w:author="Sacintha Raj" w:date="2023-01-26T00:45:00Z">
            <w:rPr>
              <w:moveTo w:id="692" w:author="Sacintha Raj" w:date="2023-01-25T13:20:00Z"/>
              <w:rFonts w:ascii="Calibri" w:hAnsi="Calibri" w:cs="Univers-CondensedBold"/>
              <w:b/>
              <w:bCs/>
              <w:color w:val="BC851C"/>
              <w:sz w:val="24"/>
              <w:szCs w:val="26"/>
            </w:rPr>
          </w:rPrChange>
        </w:rPr>
        <w:pPrChange w:id="693" w:author="Sacintha Raj" w:date="2023-01-26T00:45:00Z">
          <w:pPr/>
        </w:pPrChange>
      </w:pPr>
      <w:moveTo w:id="694" w:author="Sacintha Raj" w:date="2023-01-25T13:20:00Z">
        <w:del w:id="695" w:author="Sacintha Raj" w:date="2023-01-25T17:34:00Z">
          <w:r w:rsidRPr="00DB4050" w:rsidDel="00144026">
            <w:rPr>
              <w:rFonts w:eastAsia="MS Gothic"/>
              <w:color w:val="4F81BD"/>
              <w:sz w:val="28"/>
              <w:rPrChange w:id="696" w:author="Sacintha Raj" w:date="2023-01-26T00:45:00Z">
                <w:rPr>
                  <w:rFonts w:ascii="Calibri" w:hAnsi="Calibri" w:cs="Univers-CondensedBold"/>
                  <w:b/>
                  <w:bCs/>
                  <w:color w:val="BC851C"/>
                  <w:sz w:val="24"/>
                  <w:szCs w:val="26"/>
                </w:rPr>
              </w:rPrChange>
            </w:rPr>
            <w:delText>1.7.4</w:delText>
          </w:r>
          <w:r w:rsidRPr="00DB4050" w:rsidDel="00144026">
            <w:rPr>
              <w:rFonts w:eastAsia="MS Gothic"/>
              <w:color w:val="4F81BD"/>
              <w:sz w:val="28"/>
              <w:rPrChange w:id="697" w:author="Sacintha Raj" w:date="2023-01-26T00:45:00Z">
                <w:rPr>
                  <w:rFonts w:ascii="Calibri" w:hAnsi="Calibri" w:cs="Univers-CondensedBold"/>
                  <w:b/>
                  <w:bCs/>
                  <w:color w:val="BC851C"/>
                  <w:sz w:val="24"/>
                  <w:szCs w:val="26"/>
                </w:rPr>
              </w:rPrChange>
            </w:rPr>
            <w:tab/>
          </w:r>
        </w:del>
        <w:r w:rsidRPr="00DB4050">
          <w:rPr>
            <w:rFonts w:eastAsia="MS Gothic"/>
            <w:color w:val="4F81BD"/>
            <w:sz w:val="28"/>
            <w:rPrChange w:id="698" w:author="Sacintha Raj" w:date="2023-01-26T00:45:00Z">
              <w:rPr>
                <w:rFonts w:ascii="Calibri" w:hAnsi="Calibri" w:cs="Univers-CondensedBold"/>
                <w:b/>
                <w:bCs/>
                <w:color w:val="BC851C"/>
                <w:sz w:val="24"/>
                <w:szCs w:val="26"/>
              </w:rPr>
            </w:rPrChange>
          </w:rPr>
          <w:t xml:space="preserve">Logging </w:t>
        </w:r>
      </w:moveTo>
    </w:p>
    <w:p w14:paraId="0E36C9F3" w14:textId="77777777" w:rsidR="00CE5283" w:rsidRDefault="00CE5283" w:rsidP="00CE5283">
      <w:pPr>
        <w:rPr>
          <w:moveTo w:id="699" w:author="Sacintha Raj" w:date="2023-01-25T13:20:00Z"/>
        </w:rPr>
      </w:pPr>
      <w:moveTo w:id="700" w:author="Sacintha Raj" w:date="2023-01-25T13:20:00Z">
        <w:r>
          <w:t xml:space="preserve">Standard Logs are configured in CloudWatch and can be viewed and tracked using CloudWatch login. </w:t>
        </w:r>
      </w:moveTo>
    </w:p>
    <w:p w14:paraId="34555E53" w14:textId="6FFE6758" w:rsidR="00E60B8A" w:rsidDel="00134CEC" w:rsidRDefault="00CE5283" w:rsidP="00CE5283">
      <w:pPr>
        <w:rPr>
          <w:del w:id="701" w:author="Sacintha Raj" w:date="2023-01-26T01:15:00Z"/>
        </w:rPr>
      </w:pPr>
      <w:moveTo w:id="702" w:author="Sacintha Raj" w:date="2023-01-25T13:20:00Z">
        <w:del w:id="703" w:author="Sacintha Raj" w:date="2023-01-26T01:15:00Z">
          <w:r w:rsidDel="00134CEC">
            <w:br w:type="page"/>
          </w:r>
        </w:del>
      </w:moveTo>
      <w:moveToRangeEnd w:id="458"/>
    </w:p>
    <w:p w14:paraId="323CB196" w14:textId="52A6B1B4" w:rsidR="008D5495" w:rsidRPr="008D5495" w:rsidDel="003A3497" w:rsidRDefault="00FF2B1B" w:rsidP="008D5495">
      <w:pPr>
        <w:rPr>
          <w:del w:id="704" w:author="Sacintha Raj" w:date="2023-01-26T00:57:00Z"/>
          <w:rPrChange w:id="705" w:author="Sacintha Raj" w:date="2023-01-25T09:59:00Z">
            <w:rPr>
              <w:del w:id="706" w:author="Sacintha Raj" w:date="2023-01-26T00:57:00Z"/>
            </w:rPr>
          </w:rPrChange>
        </w:rPr>
        <w:pPrChange w:id="707" w:author="Sacintha Raj" w:date="2023-01-25T09:59:00Z">
          <w:pPr>
            <w:pStyle w:val="Heading3"/>
            <w:numPr>
              <w:ilvl w:val="3"/>
            </w:numPr>
            <w:ind w:left="357"/>
          </w:pPr>
        </w:pPrChange>
      </w:pPr>
      <w:del w:id="708" w:author="Sacintha Raj" w:date="2023-01-26T01:15:00Z">
        <w:r w:rsidDel="00134CEC">
          <w:delText xml:space="preserve"> </w:delText>
        </w:r>
      </w:del>
      <w:del w:id="709" w:author="Sacintha Raj" w:date="2023-01-24T13:53:00Z">
        <w:r w:rsidDel="004F1931">
          <w:delText>Scope</w:delText>
        </w:r>
        <w:r w:rsidR="001159B9" w:rsidRPr="00CA50B7" w:rsidDel="004F1931">
          <w:delText xml:space="preserve"> </w:delText>
        </w:r>
      </w:del>
      <w:del w:id="710" w:author="Sacintha Raj" w:date="2023-01-25T09:55:00Z">
        <w:r w:rsidR="001159B9" w:rsidRPr="00CA50B7" w:rsidDel="007E2C07">
          <w:delText>Overview</w:delText>
        </w:r>
      </w:del>
      <w:del w:id="711" w:author="Sacintha Raj" w:date="2023-01-26T01:15:00Z">
        <w:r w:rsidR="001159B9" w:rsidRPr="00CA50B7" w:rsidDel="00134CEC">
          <w:delText xml:space="preserve"> </w:delText>
        </w:r>
      </w:del>
    </w:p>
    <w:p w14:paraId="292A7964" w14:textId="7EC2BFDC" w:rsidR="001159B9" w:rsidDel="00134CEC" w:rsidRDefault="001159B9" w:rsidP="000B6550">
      <w:pPr>
        <w:rPr>
          <w:del w:id="712" w:author="Sacintha Raj" w:date="2023-01-26T01:15:00Z"/>
          <w:moveFrom w:id="713" w:author="Sacintha Raj" w:date="2023-01-25T09:59:00Z"/>
        </w:rPr>
      </w:pPr>
      <w:moveFromRangeStart w:id="714" w:author="Sacintha Raj" w:date="2023-01-25T09:59:00Z" w:name="move125533212"/>
      <w:moveFrom w:id="715" w:author="Sacintha Raj" w:date="2023-01-25T09:59:00Z">
        <w:del w:id="716" w:author="Sacintha Raj" w:date="2023-01-26T01:15:00Z">
          <w:r w:rsidDel="00134CEC">
            <w:delText>The CWA(Fuse) uses a HA architecture and therefore uses components to support this goal.</w:delText>
          </w:r>
        </w:del>
      </w:moveFrom>
    </w:p>
    <w:p w14:paraId="728AFD82" w14:textId="1A82B02E" w:rsidR="001159B9" w:rsidDel="00134CEC" w:rsidRDefault="001159B9" w:rsidP="000B6550">
      <w:pPr>
        <w:rPr>
          <w:del w:id="717" w:author="Sacintha Raj" w:date="2023-01-26T01:15:00Z"/>
          <w:moveFrom w:id="718" w:author="Sacintha Raj" w:date="2023-01-25T09:59:00Z"/>
        </w:rPr>
      </w:pPr>
      <w:moveFrom w:id="719" w:author="Sacintha Raj" w:date="2023-01-25T09:59:00Z">
        <w:del w:id="720" w:author="Sacintha Raj" w:date="2023-01-26T01:15:00Z">
          <w:r w:rsidDel="00134CEC">
            <w:delText>Components that Support HA</w:delText>
          </w:r>
        </w:del>
      </w:moveFrom>
    </w:p>
    <w:p w14:paraId="11B275A5" w14:textId="54CB1219" w:rsidR="001159B9" w:rsidDel="00134CEC" w:rsidRDefault="001159B9" w:rsidP="00CF7D7A">
      <w:pPr>
        <w:pStyle w:val="ListParagraph"/>
        <w:numPr>
          <w:ilvl w:val="0"/>
          <w:numId w:val="18"/>
        </w:numPr>
        <w:rPr>
          <w:del w:id="721" w:author="Sacintha Raj" w:date="2023-01-26T01:15:00Z"/>
          <w:moveFrom w:id="722" w:author="Sacintha Raj" w:date="2023-01-25T09:59:00Z"/>
        </w:rPr>
      </w:pPr>
      <w:moveFrom w:id="723" w:author="Sacintha Raj" w:date="2023-01-25T09:59:00Z">
        <w:del w:id="724" w:author="Sacintha Raj" w:date="2023-01-26T01:15:00Z">
          <w:r w:rsidDel="00134CEC">
            <w:delText>Fuse Cluster</w:delText>
          </w:r>
        </w:del>
      </w:moveFrom>
    </w:p>
    <w:p w14:paraId="13EDD306" w14:textId="536E95D2" w:rsidR="001159B9" w:rsidDel="00134CEC" w:rsidRDefault="001159B9" w:rsidP="00CF7D7A">
      <w:pPr>
        <w:pStyle w:val="ListParagraph"/>
        <w:numPr>
          <w:ilvl w:val="0"/>
          <w:numId w:val="18"/>
        </w:numPr>
        <w:rPr>
          <w:del w:id="725" w:author="Sacintha Raj" w:date="2023-01-26T01:15:00Z"/>
          <w:moveFrom w:id="726" w:author="Sacintha Raj" w:date="2023-01-25T09:59:00Z"/>
        </w:rPr>
      </w:pPr>
      <w:moveFrom w:id="727" w:author="Sacintha Raj" w:date="2023-01-25T09:59:00Z">
        <w:del w:id="728" w:author="Sacintha Raj" w:date="2023-01-26T01:15:00Z">
          <w:r w:rsidDel="00134CEC">
            <w:delText>Active Mq Cluster</w:delText>
          </w:r>
        </w:del>
      </w:moveFrom>
    </w:p>
    <w:p w14:paraId="305D39A7" w14:textId="494A2561" w:rsidR="001159B9" w:rsidDel="00134CEC" w:rsidRDefault="001159B9" w:rsidP="00CF7D7A">
      <w:pPr>
        <w:pStyle w:val="ListParagraph"/>
        <w:numPr>
          <w:ilvl w:val="0"/>
          <w:numId w:val="18"/>
        </w:numPr>
        <w:rPr>
          <w:del w:id="729" w:author="Sacintha Raj" w:date="2023-01-26T01:15:00Z"/>
          <w:moveFrom w:id="730" w:author="Sacintha Raj" w:date="2023-01-25T09:59:00Z"/>
        </w:rPr>
      </w:pPr>
      <w:moveFrom w:id="731" w:author="Sacintha Raj" w:date="2023-01-25T09:59:00Z">
        <w:del w:id="732" w:author="Sacintha Raj" w:date="2023-01-26T01:15:00Z">
          <w:r w:rsidDel="00134CEC">
            <w:delText>A Back</w:delText>
          </w:r>
          <w:r w:rsidR="00FA0D2B" w:rsidDel="00134CEC">
            <w:delText>up</w:delText>
          </w:r>
          <w:r w:rsidDel="00134CEC">
            <w:delText xml:space="preserve"> </w:delText>
          </w:r>
          <w:r w:rsidR="006A6B47" w:rsidDel="00134CEC">
            <w:delText>Table (</w:delText>
          </w:r>
          <w:r w:rsidR="00FA0D2B" w:rsidDel="00134CEC">
            <w:delText>DynamoDB) to store Request and Response</w:delText>
          </w:r>
        </w:del>
      </w:moveFrom>
    </w:p>
    <w:p w14:paraId="5603ED89" w14:textId="579EB895" w:rsidR="00F05228" w:rsidDel="00134CEC" w:rsidRDefault="001159B9" w:rsidP="007E2C07">
      <w:pPr>
        <w:rPr>
          <w:del w:id="733" w:author="Sacintha Raj" w:date="2023-01-26T01:15:00Z"/>
        </w:rPr>
        <w:pPrChange w:id="734" w:author="Sacintha Raj" w:date="2023-01-25T09:56:00Z">
          <w:pPr>
            <w:pStyle w:val="ListParagraph"/>
            <w:numPr>
              <w:numId w:val="18"/>
            </w:numPr>
            <w:ind w:left="1080" w:hanging="360"/>
          </w:pPr>
        </w:pPrChange>
      </w:pPr>
      <w:moveFrom w:id="735" w:author="Sacintha Raj" w:date="2023-01-25T09:59:00Z">
        <w:del w:id="736" w:author="Sacintha Raj" w:date="2023-01-26T01:15:00Z">
          <w:r w:rsidDel="00134CEC">
            <w:delText>Email</w:delText>
          </w:r>
        </w:del>
      </w:moveFrom>
      <w:moveFromRangeEnd w:id="714"/>
    </w:p>
    <w:p w14:paraId="773A7193" w14:textId="57967C48" w:rsidR="008D5495" w:rsidDel="00134CEC" w:rsidRDefault="008D5495" w:rsidP="008D5495">
      <w:pPr>
        <w:rPr>
          <w:del w:id="737" w:author="Sacintha Raj" w:date="2023-01-26T01:15:00Z"/>
          <w:moveTo w:id="738" w:author="Sacintha Raj" w:date="2023-01-25T09:59:00Z"/>
        </w:rPr>
      </w:pPr>
      <w:moveToRangeStart w:id="739" w:author="Sacintha Raj" w:date="2023-01-25T09:59:00Z" w:name="move125533212"/>
      <w:moveTo w:id="740" w:author="Sacintha Raj" w:date="2023-01-25T09:59:00Z">
        <w:del w:id="741" w:author="Sacintha Raj" w:date="2023-01-26T01:15:00Z">
          <w:r w:rsidDel="00134CEC">
            <w:delText>The CWA(Fuse) uses a HA architecture and therefore uses components to support this goal.</w:delText>
          </w:r>
        </w:del>
      </w:moveTo>
    </w:p>
    <w:p w14:paraId="18241D4D" w14:textId="03BDF119" w:rsidR="008D5495" w:rsidDel="00134CEC" w:rsidRDefault="008D5495" w:rsidP="008D5495">
      <w:pPr>
        <w:rPr>
          <w:del w:id="742" w:author="Sacintha Raj" w:date="2023-01-26T01:15:00Z"/>
          <w:moveTo w:id="743" w:author="Sacintha Raj" w:date="2023-01-25T09:59:00Z"/>
        </w:rPr>
      </w:pPr>
      <w:moveTo w:id="744" w:author="Sacintha Raj" w:date="2023-01-25T09:59:00Z">
        <w:del w:id="745" w:author="Sacintha Raj" w:date="2023-01-26T01:15:00Z">
          <w:r w:rsidDel="00134CEC">
            <w:delText>Components that Support HA</w:delText>
          </w:r>
        </w:del>
      </w:moveTo>
    </w:p>
    <w:p w14:paraId="3C84C10E" w14:textId="76939C1A" w:rsidR="008D5495" w:rsidDel="00134CEC" w:rsidRDefault="008D5495" w:rsidP="006D1006">
      <w:pPr>
        <w:pStyle w:val="ListParagraph"/>
        <w:numPr>
          <w:ilvl w:val="0"/>
          <w:numId w:val="55"/>
        </w:numPr>
        <w:rPr>
          <w:del w:id="746" w:author="Sacintha Raj" w:date="2023-01-26T01:15:00Z"/>
          <w:moveTo w:id="747" w:author="Sacintha Raj" w:date="2023-01-25T09:59:00Z"/>
        </w:rPr>
        <w:pPrChange w:id="748" w:author="Sacintha Raj" w:date="2023-01-25T13:50:00Z">
          <w:pPr>
            <w:pStyle w:val="ListParagraph"/>
            <w:numPr>
              <w:numId w:val="18"/>
            </w:numPr>
            <w:ind w:left="1080" w:hanging="360"/>
          </w:pPr>
        </w:pPrChange>
      </w:pPr>
      <w:moveTo w:id="749" w:author="Sacintha Raj" w:date="2023-01-25T09:59:00Z">
        <w:del w:id="750" w:author="Sacintha Raj" w:date="2023-01-26T01:15:00Z">
          <w:r w:rsidDel="00134CEC">
            <w:delText>Fuse Cluster</w:delText>
          </w:r>
        </w:del>
      </w:moveTo>
    </w:p>
    <w:p w14:paraId="4BEF04C3" w14:textId="6716C48E" w:rsidR="008D5495" w:rsidDel="00134CEC" w:rsidRDefault="008D5495" w:rsidP="006D1006">
      <w:pPr>
        <w:pStyle w:val="ListParagraph"/>
        <w:numPr>
          <w:ilvl w:val="0"/>
          <w:numId w:val="55"/>
        </w:numPr>
        <w:rPr>
          <w:del w:id="751" w:author="Sacintha Raj" w:date="2023-01-26T01:15:00Z"/>
          <w:moveTo w:id="752" w:author="Sacintha Raj" w:date="2023-01-25T09:59:00Z"/>
        </w:rPr>
        <w:pPrChange w:id="753" w:author="Sacintha Raj" w:date="2023-01-25T13:50:00Z">
          <w:pPr>
            <w:pStyle w:val="ListParagraph"/>
            <w:numPr>
              <w:numId w:val="18"/>
            </w:numPr>
            <w:ind w:left="1080" w:hanging="360"/>
          </w:pPr>
        </w:pPrChange>
      </w:pPr>
      <w:moveTo w:id="754" w:author="Sacintha Raj" w:date="2023-01-25T09:59:00Z">
        <w:del w:id="755" w:author="Sacintha Raj" w:date="2023-01-26T01:15:00Z">
          <w:r w:rsidDel="00134CEC">
            <w:delText>Active Mq Cluster</w:delText>
          </w:r>
        </w:del>
      </w:moveTo>
    </w:p>
    <w:p w14:paraId="2B967C0A" w14:textId="1BDB7AE8" w:rsidR="008D5495" w:rsidDel="00134CEC" w:rsidRDefault="008D5495" w:rsidP="006D1006">
      <w:pPr>
        <w:pStyle w:val="ListParagraph"/>
        <w:numPr>
          <w:ilvl w:val="0"/>
          <w:numId w:val="55"/>
        </w:numPr>
        <w:rPr>
          <w:del w:id="756" w:author="Sacintha Raj" w:date="2023-01-26T01:15:00Z"/>
          <w:moveTo w:id="757" w:author="Sacintha Raj" w:date="2023-01-25T09:59:00Z"/>
        </w:rPr>
        <w:pPrChange w:id="758" w:author="Sacintha Raj" w:date="2023-01-25T13:50:00Z">
          <w:pPr>
            <w:pStyle w:val="ListParagraph"/>
            <w:numPr>
              <w:numId w:val="18"/>
            </w:numPr>
            <w:ind w:left="1080" w:hanging="360"/>
          </w:pPr>
        </w:pPrChange>
      </w:pPr>
      <w:moveTo w:id="759" w:author="Sacintha Raj" w:date="2023-01-25T09:59:00Z">
        <w:del w:id="760" w:author="Sacintha Raj" w:date="2023-01-26T01:15:00Z">
          <w:r w:rsidDel="00134CEC">
            <w:delText>A Backup Table (DynamoDB) to store Request and Response</w:delText>
          </w:r>
        </w:del>
      </w:moveTo>
    </w:p>
    <w:p w14:paraId="4721653F" w14:textId="79F1D58B" w:rsidR="008D5495" w:rsidDel="00134CEC" w:rsidRDefault="008D5495" w:rsidP="006D1006">
      <w:pPr>
        <w:pStyle w:val="ListParagraph"/>
        <w:numPr>
          <w:ilvl w:val="0"/>
          <w:numId w:val="55"/>
        </w:numPr>
        <w:rPr>
          <w:del w:id="761" w:author="Sacintha Raj" w:date="2023-01-26T01:15:00Z"/>
          <w:moveTo w:id="762" w:author="Sacintha Raj" w:date="2023-01-25T09:59:00Z"/>
        </w:rPr>
        <w:pPrChange w:id="763" w:author="Sacintha Raj" w:date="2023-01-25T13:50:00Z">
          <w:pPr>
            <w:pStyle w:val="ListParagraph"/>
            <w:numPr>
              <w:numId w:val="18"/>
            </w:numPr>
            <w:ind w:left="1080" w:hanging="360"/>
          </w:pPr>
        </w:pPrChange>
      </w:pPr>
      <w:moveTo w:id="764" w:author="Sacintha Raj" w:date="2023-01-25T09:59:00Z">
        <w:del w:id="765" w:author="Sacintha Raj" w:date="2023-01-26T01:15:00Z">
          <w:r w:rsidDel="00134CEC">
            <w:delText>Email</w:delText>
          </w:r>
        </w:del>
      </w:moveTo>
    </w:p>
    <w:moveToRangeEnd w:id="739"/>
    <w:p w14:paraId="3446D6AC" w14:textId="5D2DD3A7" w:rsidR="001159B9" w:rsidDel="00134CEC" w:rsidRDefault="001159B9" w:rsidP="001159B9">
      <w:pPr>
        <w:rPr>
          <w:del w:id="766" w:author="Sacintha Raj" w:date="2023-01-26T01:15:00Z"/>
        </w:rPr>
      </w:pPr>
      <w:del w:id="767" w:author="Sacintha Raj" w:date="2023-01-26T01:15:00Z">
        <w:r w:rsidDel="00134CEC">
          <w:delText>The whole flow is dissected into three major flows.</w:delText>
        </w:r>
      </w:del>
    </w:p>
    <w:p w14:paraId="17F483F2" w14:textId="03E400E2" w:rsidR="001159B9" w:rsidDel="00134CEC" w:rsidRDefault="001159B9" w:rsidP="000723FD">
      <w:pPr>
        <w:pStyle w:val="ListParagraph"/>
        <w:numPr>
          <w:ilvl w:val="0"/>
          <w:numId w:val="49"/>
        </w:numPr>
        <w:rPr>
          <w:del w:id="768" w:author="Sacintha Raj" w:date="2023-01-26T01:15:00Z"/>
        </w:rPr>
        <w:pPrChange w:id="769" w:author="Sacintha Raj" w:date="2023-01-25T10:42:00Z">
          <w:pPr>
            <w:pStyle w:val="ListParagraph"/>
            <w:numPr>
              <w:numId w:val="19"/>
            </w:numPr>
            <w:ind w:hanging="360"/>
          </w:pPr>
        </w:pPrChange>
      </w:pPr>
      <w:del w:id="770" w:author="Sacintha Raj" w:date="2023-01-26T01:15:00Z">
        <w:r w:rsidDel="00134CEC">
          <w:delText>CMS Request to Fuse</w:delText>
        </w:r>
      </w:del>
    </w:p>
    <w:p w14:paraId="551B287B" w14:textId="41C22257" w:rsidR="00E60B8A" w:rsidDel="00134CEC" w:rsidRDefault="00E60B8A" w:rsidP="00E60B8A">
      <w:pPr>
        <w:pStyle w:val="ListParagraph"/>
        <w:rPr>
          <w:del w:id="771" w:author="Sacintha Raj" w:date="2023-01-26T01:15:00Z"/>
        </w:rPr>
      </w:pPr>
      <w:del w:id="772" w:author="Sacintha Raj" w:date="2023-01-26T01:15:00Z">
        <w:r w:rsidDel="00134CEC">
          <w:delText xml:space="preserve">CMS Invokes Fuse via HTTPS/SOAP call. At Fuse Layer, </w:delText>
        </w:r>
        <w:r w:rsidR="006A6B47" w:rsidDel="00134CEC">
          <w:delText>the request</w:delText>
        </w:r>
        <w:r w:rsidDel="00134CEC">
          <w:delText xml:space="preserve"> is validated and backed up in a backup table and posted to a request processing queue for further processing</w:delText>
        </w:r>
      </w:del>
    </w:p>
    <w:p w14:paraId="0724AD2E" w14:textId="4FAC38F3" w:rsidR="00E60B8A" w:rsidDel="00134CEC" w:rsidRDefault="00E60B8A" w:rsidP="00E60B8A">
      <w:pPr>
        <w:pStyle w:val="ListParagraph"/>
        <w:rPr>
          <w:del w:id="773" w:author="Sacintha Raj" w:date="2023-01-26T01:15:00Z"/>
        </w:rPr>
      </w:pPr>
    </w:p>
    <w:p w14:paraId="04E0AB09" w14:textId="0238DCA2" w:rsidR="001159B9" w:rsidDel="00134CEC" w:rsidRDefault="001159B9" w:rsidP="000723FD">
      <w:pPr>
        <w:pStyle w:val="ListParagraph"/>
        <w:numPr>
          <w:ilvl w:val="0"/>
          <w:numId w:val="49"/>
        </w:numPr>
        <w:rPr>
          <w:del w:id="774" w:author="Sacintha Raj" w:date="2023-01-26T01:15:00Z"/>
        </w:rPr>
        <w:pPrChange w:id="775" w:author="Sacintha Raj" w:date="2023-01-25T10:42:00Z">
          <w:pPr>
            <w:pStyle w:val="ListParagraph"/>
            <w:numPr>
              <w:numId w:val="19"/>
            </w:numPr>
            <w:ind w:hanging="360"/>
          </w:pPr>
        </w:pPrChange>
      </w:pPr>
      <w:del w:id="776" w:author="Sacintha Raj" w:date="2023-01-26T01:15:00Z">
        <w:r w:rsidDel="00134CEC">
          <w:delText>Fuse Request to Eclipse</w:delText>
        </w:r>
      </w:del>
    </w:p>
    <w:p w14:paraId="5E78BD8A" w14:textId="04C90AB1" w:rsidR="00E60B8A" w:rsidDel="00134CEC" w:rsidRDefault="00E60B8A" w:rsidP="00E60B8A">
      <w:pPr>
        <w:pStyle w:val="ListParagraph"/>
        <w:rPr>
          <w:del w:id="777" w:author="Sacintha Raj" w:date="2023-01-26T01:15:00Z"/>
        </w:rPr>
      </w:pPr>
      <w:del w:id="778" w:author="Sacintha Raj" w:date="2023-01-26T01:15:00Z">
        <w:r w:rsidDel="00134CEC">
          <w:delText>Fuse picks up the request from the request processing Queue (AMQ) and transformed to another request That will be accepted by Eclipse and posted on to Eclipse Request Queue. From Eclipse Request Queue (AMQ) the request is used to Invoke a HTTP SOAP service on Eclipse. The response from eclipse is validated and stored in a backup table and posted on to a response processing queue (AMQ).</w:delText>
        </w:r>
      </w:del>
    </w:p>
    <w:p w14:paraId="2F9E142D" w14:textId="2FABE25F" w:rsidR="00E60B8A" w:rsidDel="00134CEC" w:rsidRDefault="00E60B8A" w:rsidP="00E60B8A">
      <w:pPr>
        <w:pStyle w:val="ListParagraph"/>
        <w:rPr>
          <w:del w:id="779" w:author="Sacintha Raj" w:date="2023-01-26T01:15:00Z"/>
        </w:rPr>
      </w:pPr>
    </w:p>
    <w:p w14:paraId="08F5246B" w14:textId="369A3E46" w:rsidR="001159B9" w:rsidDel="00134CEC" w:rsidRDefault="001159B9" w:rsidP="000723FD">
      <w:pPr>
        <w:pStyle w:val="ListParagraph"/>
        <w:numPr>
          <w:ilvl w:val="0"/>
          <w:numId w:val="49"/>
        </w:numPr>
        <w:rPr>
          <w:del w:id="780" w:author="Sacintha Raj" w:date="2023-01-26T01:15:00Z"/>
        </w:rPr>
        <w:pPrChange w:id="781" w:author="Sacintha Raj" w:date="2023-01-25T10:42:00Z">
          <w:pPr>
            <w:pStyle w:val="ListParagraph"/>
            <w:numPr>
              <w:numId w:val="19"/>
            </w:numPr>
            <w:ind w:hanging="360"/>
          </w:pPr>
        </w:pPrChange>
      </w:pPr>
      <w:del w:id="782" w:author="Sacintha Raj" w:date="2023-01-26T01:15:00Z">
        <w:r w:rsidDel="00134CEC">
          <w:delText>Fuse Response to CMS</w:delText>
        </w:r>
      </w:del>
    </w:p>
    <w:p w14:paraId="553807BA" w14:textId="3A6F5ED4" w:rsidR="00E60B8A" w:rsidDel="00134CEC" w:rsidRDefault="00E60B8A" w:rsidP="00E60B8A">
      <w:pPr>
        <w:pStyle w:val="ListParagraph"/>
        <w:rPr>
          <w:del w:id="783" w:author="Sacintha Raj" w:date="2023-01-26T01:15:00Z"/>
        </w:rPr>
        <w:sectPr w:rsidR="00E60B8A" w:rsidDel="00134CEC" w:rsidSect="002B6A60">
          <w:footerReference w:type="first" r:id="rId29"/>
          <w:pgSz w:w="11900" w:h="16840"/>
          <w:pgMar w:top="1440" w:right="1077" w:bottom="1440" w:left="1077" w:header="851" w:footer="737" w:gutter="0"/>
          <w:cols w:space="708"/>
          <w:titlePg/>
          <w:docGrid w:linePitch="245"/>
        </w:sectPr>
      </w:pPr>
      <w:del w:id="784" w:author="Sacintha Raj" w:date="2023-01-26T01:15:00Z">
        <w:r w:rsidDel="00134CEC">
          <w:delText xml:space="preserve">Fuse picks the eclipse response from Response processing queue and transforms to a CMS response and this CMS response is posted on to a CMS Queue (AMQ). Fuse picks the CMS Response from CMS Queue and send to CMS by invoking a </w:delText>
        </w:r>
        <w:r w:rsidR="006A6B47" w:rsidDel="00134CEC">
          <w:delText>callback HTTP</w:delText>
        </w:r>
        <w:r w:rsidDel="00134CEC">
          <w:delText xml:space="preserve"> SOAP Service exposed by CMS</w:delText>
        </w:r>
      </w:del>
    </w:p>
    <w:p w14:paraId="1EB9B3EB" w14:textId="5D95B62B" w:rsidR="00E60B8A" w:rsidDel="00134CEC" w:rsidRDefault="00E60B8A" w:rsidP="00E60B8A">
      <w:pPr>
        <w:pStyle w:val="ListParagraph"/>
        <w:rPr>
          <w:del w:id="785" w:author="Sacintha Raj" w:date="2023-01-26T01:15:00Z"/>
        </w:rPr>
      </w:pPr>
    </w:p>
    <w:p w14:paraId="5F87AC1C" w14:textId="0D49135D" w:rsidR="001159B9" w:rsidDel="00134CEC" w:rsidRDefault="001159B9" w:rsidP="001159B9">
      <w:pPr>
        <w:rPr>
          <w:del w:id="786" w:author="Sacintha Raj" w:date="2023-01-26T01:15:00Z"/>
        </w:rPr>
      </w:pPr>
      <w:del w:id="787" w:author="Sacintha Raj" w:date="2023-01-26T01:15:00Z">
        <w:r w:rsidDel="00134CEC">
          <w:delText xml:space="preserve">Each stage the request flows we use Active </w:delText>
        </w:r>
        <w:r w:rsidR="00E60B8A" w:rsidDel="00134CEC">
          <w:delText>MQ,</w:delText>
        </w:r>
        <w:r w:rsidDel="00134CEC">
          <w:delText xml:space="preserve"> to save the state of the request/response</w:delText>
        </w:r>
      </w:del>
    </w:p>
    <w:p w14:paraId="3069FB94" w14:textId="04964727" w:rsidR="001159B9" w:rsidDel="00134CEC" w:rsidRDefault="001159B9" w:rsidP="001159B9">
      <w:pPr>
        <w:rPr>
          <w:del w:id="788" w:author="Sacintha Raj" w:date="2023-01-26T01:15:00Z"/>
        </w:rPr>
      </w:pPr>
      <w:del w:id="789" w:author="Sacintha Raj" w:date="2023-01-26T01:15:00Z">
        <w:r w:rsidDel="00134CEC">
          <w:delText xml:space="preserve">We use Data base for </w:delText>
        </w:r>
        <w:r w:rsidR="00E60B8A" w:rsidDel="00134CEC">
          <w:delText>Audit,</w:delText>
        </w:r>
        <w:r w:rsidDel="00134CEC">
          <w:delText xml:space="preserve"> Reconciliation and Data Backup for extreme case of crash and recovery</w:delText>
        </w:r>
      </w:del>
    </w:p>
    <w:p w14:paraId="7A50B43A" w14:textId="77777777" w:rsidR="00FF2B1B" w:rsidRDefault="00FF2B1B" w:rsidP="001159B9"/>
    <w:p w14:paraId="2E98C22F" w14:textId="1A97A2D1" w:rsidR="00CA50B7" w:rsidDel="00002EA8" w:rsidRDefault="00F461B4" w:rsidP="00CA50B7">
      <w:pPr>
        <w:rPr>
          <w:del w:id="790" w:author="Sacintha Raj" w:date="2023-01-26T01:03:00Z"/>
          <w:b/>
          <w:bCs/>
        </w:rPr>
      </w:pPr>
      <w:del w:id="791" w:author="Sacintha Raj" w:date="2023-01-26T01:03:00Z">
        <w:r w:rsidRPr="00F461B4" w:rsidDel="00002EA8">
          <w:rPr>
            <w:b/>
            <w:bCs/>
          </w:rPr>
          <w:delText>Flowcharts</w:delText>
        </w:r>
        <w:r w:rsidR="00CA50B7" w:rsidDel="00002EA8">
          <w:rPr>
            <w:b/>
            <w:bCs/>
          </w:rPr>
          <w:tab/>
        </w:r>
        <w:r w:rsidR="00CA50B7" w:rsidDel="00002EA8">
          <w:rPr>
            <w:b/>
            <w:bCs/>
          </w:rPr>
          <w:tab/>
        </w:r>
        <w:bookmarkStart w:id="792" w:name="_Toc125592498"/>
        <w:bookmarkEnd w:id="792"/>
      </w:del>
    </w:p>
    <w:p w14:paraId="3973BCF9" w14:textId="3EBE2414" w:rsidR="00842A92" w:rsidRPr="00842A92" w:rsidDel="00002EA8" w:rsidRDefault="00CA50B7" w:rsidP="00CA50B7">
      <w:pPr>
        <w:pStyle w:val="ListParagraph"/>
        <w:numPr>
          <w:ilvl w:val="0"/>
          <w:numId w:val="21"/>
        </w:numPr>
        <w:rPr>
          <w:del w:id="793" w:author="Sacintha Raj" w:date="2023-01-26T01:03:00Z"/>
        </w:rPr>
      </w:pPr>
      <w:del w:id="794" w:author="Sacintha Raj" w:date="2023-01-26T01:03:00Z">
        <w:r w:rsidRPr="00CA50B7" w:rsidDel="00002EA8">
          <w:delText>CMS to FUSE Request</w:delText>
        </w:r>
        <w:r w:rsidRPr="00CA50B7" w:rsidDel="00002EA8">
          <w:tab/>
        </w:r>
        <w:r w:rsidDel="00002EA8">
          <w:rPr>
            <w:b/>
            <w:bCs/>
          </w:rPr>
          <w:tab/>
        </w:r>
        <w:r w:rsidDel="00002EA8">
          <w:rPr>
            <w:b/>
            <w:bCs/>
          </w:rPr>
          <w:tab/>
        </w:r>
        <w:r w:rsidDel="00002EA8">
          <w:rPr>
            <w:b/>
            <w:bCs/>
          </w:rPr>
          <w:tab/>
        </w:r>
        <w:bookmarkStart w:id="795" w:name="_Toc125592499"/>
        <w:bookmarkEnd w:id="795"/>
      </w:del>
    </w:p>
    <w:p w14:paraId="774CB5B1" w14:textId="1F7AE637" w:rsidR="00842A92" w:rsidDel="00002EA8" w:rsidRDefault="00842A92" w:rsidP="00842A92">
      <w:pPr>
        <w:pStyle w:val="ListParagraph"/>
        <w:rPr>
          <w:del w:id="796" w:author="Sacintha Raj" w:date="2023-01-26T01:03:00Z"/>
          <w:b/>
          <w:bCs/>
        </w:rPr>
      </w:pPr>
      <w:bookmarkStart w:id="797" w:name="_Toc125592500"/>
      <w:bookmarkEnd w:id="797"/>
    </w:p>
    <w:p w14:paraId="2B527308" w14:textId="48DE8261" w:rsidR="00842A92" w:rsidRPr="00842A92" w:rsidDel="00002EA8" w:rsidRDefault="00842A92" w:rsidP="00842A92">
      <w:pPr>
        <w:pStyle w:val="ListParagraph"/>
        <w:rPr>
          <w:del w:id="798" w:author="Sacintha Raj" w:date="2023-01-26T01:03:00Z"/>
        </w:rPr>
      </w:pPr>
      <w:bookmarkStart w:id="799" w:name="_Toc125592501"/>
      <w:bookmarkEnd w:id="799"/>
    </w:p>
    <w:p w14:paraId="3EF46756" w14:textId="67B56535" w:rsidR="00F461B4" w:rsidDel="00002EA8" w:rsidRDefault="00842A92" w:rsidP="00842A92">
      <w:pPr>
        <w:pStyle w:val="ListParagraph"/>
        <w:rPr>
          <w:del w:id="800" w:author="Sacintha Raj" w:date="2023-01-26T01:03:00Z"/>
        </w:rPr>
      </w:pPr>
      <w:del w:id="801" w:author="Sacintha Raj" w:date="2023-01-26T01:03:00Z">
        <w:r w:rsidDel="00002EA8">
          <w:rPr>
            <w:b/>
            <w:bCs/>
            <w:noProof/>
          </w:rPr>
          <w:drawing>
            <wp:inline distT="0" distB="0" distL="0" distR="0" wp14:anchorId="7F6E3472" wp14:editId="4E1CBEE6">
              <wp:extent cx="8863965" cy="40640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stretch>
                        <a:fillRect/>
                      </a:stretch>
                    </pic:blipFill>
                    <pic:spPr>
                      <a:xfrm>
                        <a:off x="0" y="0"/>
                        <a:ext cx="8911999" cy="4086023"/>
                      </a:xfrm>
                      <a:prstGeom prst="rect">
                        <a:avLst/>
                      </a:prstGeom>
                    </pic:spPr>
                  </pic:pic>
                </a:graphicData>
              </a:graphic>
            </wp:inline>
          </w:drawing>
        </w:r>
        <w:r w:rsidR="00CA50B7" w:rsidDel="00002EA8">
          <w:rPr>
            <w:b/>
            <w:bCs/>
          </w:rPr>
          <w:tab/>
        </w:r>
        <w:bookmarkStart w:id="802" w:name="_Toc125592502"/>
        <w:bookmarkEnd w:id="802"/>
      </w:del>
    </w:p>
    <w:p w14:paraId="2083F456" w14:textId="34F87E7E" w:rsidR="00F461B4" w:rsidDel="00002EA8" w:rsidRDefault="00F461B4" w:rsidP="001159B9">
      <w:pPr>
        <w:rPr>
          <w:del w:id="803" w:author="Sacintha Raj" w:date="2023-01-26T01:03:00Z"/>
        </w:rPr>
      </w:pPr>
      <w:bookmarkStart w:id="804" w:name="_Toc125592503"/>
      <w:bookmarkEnd w:id="804"/>
    </w:p>
    <w:p w14:paraId="07453E70" w14:textId="3C197241" w:rsidR="001159B9" w:rsidDel="00002EA8" w:rsidRDefault="001159B9" w:rsidP="001159B9">
      <w:pPr>
        <w:rPr>
          <w:del w:id="805" w:author="Sacintha Raj" w:date="2023-01-26T01:03:00Z"/>
        </w:rPr>
      </w:pPr>
      <w:bookmarkStart w:id="806" w:name="_Toc125592504"/>
      <w:bookmarkEnd w:id="806"/>
    </w:p>
    <w:p w14:paraId="024FC41A" w14:textId="7C3A3219" w:rsidR="001D1F27" w:rsidDel="00002EA8" w:rsidRDefault="00F03D5C" w:rsidP="00CF7D7A">
      <w:pPr>
        <w:pStyle w:val="ListParagraph"/>
        <w:numPr>
          <w:ilvl w:val="0"/>
          <w:numId w:val="21"/>
        </w:numPr>
        <w:rPr>
          <w:del w:id="807" w:author="Sacintha Raj" w:date="2023-01-26T01:03:00Z"/>
        </w:rPr>
      </w:pPr>
      <w:del w:id="808" w:author="Sacintha Raj" w:date="2023-01-26T01:03:00Z">
        <w:r w:rsidDel="00002EA8">
          <w:delText xml:space="preserve"> Map and post to Eclipse Queue</w:delText>
        </w:r>
        <w:bookmarkStart w:id="809" w:name="_Toc125592505"/>
        <w:bookmarkEnd w:id="809"/>
      </w:del>
    </w:p>
    <w:p w14:paraId="592773DF" w14:textId="5B869CD4" w:rsidR="001D1F27" w:rsidDel="00002EA8" w:rsidRDefault="0096669A" w:rsidP="001159B9">
      <w:pPr>
        <w:rPr>
          <w:del w:id="810" w:author="Sacintha Raj" w:date="2023-01-26T01:03:00Z"/>
        </w:rPr>
      </w:pPr>
      <w:del w:id="811" w:author="Sacintha Raj" w:date="2023-01-26T01:03:00Z">
        <w:r w:rsidDel="00002EA8">
          <w:delText xml:space="preserve">        Map the request to eclipse request and post to eclipse queue</w:delText>
        </w:r>
        <w:bookmarkStart w:id="812" w:name="_Toc125592506"/>
        <w:bookmarkEnd w:id="812"/>
      </w:del>
    </w:p>
    <w:p w14:paraId="462B1969" w14:textId="563B5C03" w:rsidR="001D1F27" w:rsidDel="00002EA8" w:rsidRDefault="001D1F27" w:rsidP="001159B9">
      <w:pPr>
        <w:rPr>
          <w:del w:id="813" w:author="Sacintha Raj" w:date="2023-01-26T01:03:00Z"/>
        </w:rPr>
      </w:pPr>
      <w:bookmarkStart w:id="814" w:name="_Toc125592507"/>
      <w:bookmarkEnd w:id="814"/>
    </w:p>
    <w:p w14:paraId="353556AF" w14:textId="45C62B01" w:rsidR="00F461B4" w:rsidDel="00002EA8" w:rsidRDefault="001D1F27" w:rsidP="001159B9">
      <w:pPr>
        <w:rPr>
          <w:del w:id="815" w:author="Sacintha Raj" w:date="2023-01-26T01:03:00Z"/>
        </w:rPr>
      </w:pPr>
      <w:del w:id="816" w:author="Sacintha Raj" w:date="2023-01-26T01:03:00Z">
        <w:r w:rsidDel="00002EA8">
          <w:rPr>
            <w:noProof/>
          </w:rPr>
          <w:drawing>
            <wp:inline distT="0" distB="0" distL="0" distR="0" wp14:anchorId="732F1390" wp14:editId="0A5418F1">
              <wp:extent cx="6184900" cy="6705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stretch>
                        <a:fillRect/>
                      </a:stretch>
                    </pic:blipFill>
                    <pic:spPr>
                      <a:xfrm>
                        <a:off x="0" y="0"/>
                        <a:ext cx="6184900" cy="670560"/>
                      </a:xfrm>
                      <a:prstGeom prst="rect">
                        <a:avLst/>
                      </a:prstGeom>
                    </pic:spPr>
                  </pic:pic>
                </a:graphicData>
              </a:graphic>
            </wp:inline>
          </w:drawing>
        </w:r>
        <w:bookmarkStart w:id="817" w:name="_Toc125592508"/>
        <w:bookmarkEnd w:id="817"/>
      </w:del>
    </w:p>
    <w:p w14:paraId="573DA44E" w14:textId="5E6C95E9" w:rsidR="001D1F27" w:rsidDel="00002EA8" w:rsidRDefault="001D1F27" w:rsidP="000B6550">
      <w:pPr>
        <w:rPr>
          <w:del w:id="818" w:author="Sacintha Raj" w:date="2023-01-26T01:03:00Z"/>
          <w:b/>
        </w:rPr>
      </w:pPr>
      <w:bookmarkStart w:id="819" w:name="_Toc125592509"/>
      <w:bookmarkEnd w:id="819"/>
    </w:p>
    <w:p w14:paraId="42B0BAB6" w14:textId="06BFEF9A" w:rsidR="001D1F27" w:rsidDel="00002EA8" w:rsidRDefault="001D1F27" w:rsidP="000B6550">
      <w:pPr>
        <w:rPr>
          <w:del w:id="820" w:author="Sacintha Raj" w:date="2023-01-26T01:03:00Z"/>
          <w:b/>
        </w:rPr>
      </w:pPr>
      <w:bookmarkStart w:id="821" w:name="_Toc125592510"/>
      <w:bookmarkEnd w:id="821"/>
    </w:p>
    <w:p w14:paraId="08D1DCEC" w14:textId="30628635" w:rsidR="001D1F27" w:rsidDel="00002EA8" w:rsidRDefault="0096669A" w:rsidP="00CF7D7A">
      <w:pPr>
        <w:pStyle w:val="ListParagraph"/>
        <w:numPr>
          <w:ilvl w:val="0"/>
          <w:numId w:val="21"/>
        </w:numPr>
        <w:rPr>
          <w:del w:id="822" w:author="Sacintha Raj" w:date="2023-01-26T01:03:00Z"/>
        </w:rPr>
      </w:pPr>
      <w:del w:id="823" w:author="Sacintha Raj" w:date="2023-01-26T01:03:00Z">
        <w:r w:rsidRPr="0096669A" w:rsidDel="00002EA8">
          <w:delText>Invoke Eclipse and handle different failure scenarios</w:delText>
        </w:r>
        <w:bookmarkStart w:id="824" w:name="_Toc125592511"/>
        <w:bookmarkEnd w:id="824"/>
      </w:del>
    </w:p>
    <w:p w14:paraId="4B20B6BE" w14:textId="4E93A983" w:rsidR="0096669A" w:rsidDel="00002EA8" w:rsidRDefault="0096669A" w:rsidP="00CF7D7A">
      <w:pPr>
        <w:pStyle w:val="ListParagraph"/>
        <w:numPr>
          <w:ilvl w:val="1"/>
          <w:numId w:val="21"/>
        </w:numPr>
        <w:rPr>
          <w:del w:id="825" w:author="Sacintha Raj" w:date="2023-01-26T01:03:00Z"/>
        </w:rPr>
      </w:pPr>
      <w:del w:id="826" w:author="Sacintha Raj" w:date="2023-01-26T01:03:00Z">
        <w:r w:rsidDel="00002EA8">
          <w:delText xml:space="preserve">Successful invocation resulting in flow number </w:delText>
        </w:r>
        <w:r w:rsidR="00AC1C03" w:rsidDel="00002EA8">
          <w:delText>9</w:delText>
        </w:r>
        <w:r w:rsidR="007C0816" w:rsidDel="00002EA8">
          <w:delText xml:space="preserve">. </w:delText>
        </w:r>
        <w:r w:rsidR="00AC1C03" w:rsidDel="00002EA8">
          <w:delText>Received a successful Response and passed to Flow 9</w:delText>
        </w:r>
        <w:bookmarkStart w:id="827" w:name="_Toc125592512"/>
        <w:bookmarkEnd w:id="827"/>
      </w:del>
    </w:p>
    <w:p w14:paraId="6E735E33" w14:textId="2E07BC13" w:rsidR="0096669A" w:rsidDel="00002EA8" w:rsidRDefault="0096669A" w:rsidP="00CF7D7A">
      <w:pPr>
        <w:pStyle w:val="ListParagraph"/>
        <w:numPr>
          <w:ilvl w:val="1"/>
          <w:numId w:val="21"/>
        </w:numPr>
        <w:rPr>
          <w:del w:id="828" w:author="Sacintha Raj" w:date="2023-01-26T01:03:00Z"/>
        </w:rPr>
      </w:pPr>
      <w:del w:id="829" w:author="Sacintha Raj" w:date="2023-01-26T01:03:00Z">
        <w:r w:rsidDel="00002EA8">
          <w:delText>Invalid Response Resulting in flow number 3</w:delText>
        </w:r>
        <w:bookmarkStart w:id="830" w:name="_Hlk125092461"/>
        <w:r w:rsidR="007C0816" w:rsidDel="00002EA8">
          <w:delText>.</w:delText>
        </w:r>
        <w:r w:rsidR="00B90B05" w:rsidDel="00002EA8">
          <w:delText xml:space="preserve"> </w:delText>
        </w:r>
        <w:r w:rsidR="007C0816" w:rsidDel="00002EA8">
          <w:delText xml:space="preserve">Email </w:delText>
        </w:r>
        <w:r w:rsidR="00B90B05" w:rsidDel="00002EA8">
          <w:delText>sent</w:delText>
        </w:r>
        <w:r w:rsidR="007C0816" w:rsidDel="00002EA8">
          <w:delText xml:space="preserve"> to Eclipse and Request posted to backup queue</w:delText>
        </w:r>
        <w:bookmarkStart w:id="831" w:name="_Toc125592513"/>
        <w:bookmarkEnd w:id="830"/>
        <w:bookmarkEnd w:id="831"/>
      </w:del>
    </w:p>
    <w:p w14:paraId="3686B50E" w14:textId="4B34EA52" w:rsidR="0096669A" w:rsidDel="00002EA8" w:rsidRDefault="0096669A" w:rsidP="00CF7D7A">
      <w:pPr>
        <w:pStyle w:val="ListParagraph"/>
        <w:numPr>
          <w:ilvl w:val="1"/>
          <w:numId w:val="21"/>
        </w:numPr>
        <w:rPr>
          <w:del w:id="832" w:author="Sacintha Raj" w:date="2023-01-26T01:03:00Z"/>
        </w:rPr>
      </w:pPr>
      <w:del w:id="833" w:author="Sacintha Raj" w:date="2023-01-26T01:03:00Z">
        <w:r w:rsidDel="00002EA8">
          <w:delText>Response time out resulting in flow number 3</w:delText>
        </w:r>
        <w:r w:rsidR="00B90B05" w:rsidDel="00002EA8">
          <w:delText xml:space="preserve">. </w:delText>
        </w:r>
        <w:r w:rsidR="00B90B05" w:rsidDel="00002EA8">
          <w:delText xml:space="preserve"> Email sent to Eclipse and Request posted to backup queue</w:delText>
        </w:r>
        <w:bookmarkStart w:id="834" w:name="_Toc125592514"/>
        <w:bookmarkEnd w:id="834"/>
      </w:del>
    </w:p>
    <w:p w14:paraId="5B3EF659" w14:textId="6D4F7460" w:rsidR="007C0816" w:rsidDel="00002EA8" w:rsidRDefault="007C0816" w:rsidP="00CF7D7A">
      <w:pPr>
        <w:pStyle w:val="ListParagraph"/>
        <w:numPr>
          <w:ilvl w:val="1"/>
          <w:numId w:val="21"/>
        </w:numPr>
        <w:rPr>
          <w:del w:id="835" w:author="Sacintha Raj" w:date="2023-01-26T01:03:00Z"/>
        </w:rPr>
      </w:pPr>
      <w:del w:id="836" w:author="Sacintha Raj" w:date="2023-01-26T01:03:00Z">
        <w:r w:rsidDel="00002EA8">
          <w:delText xml:space="preserve">Eclipse unavailability resulting flow </w:delText>
        </w:r>
        <w:r w:rsidR="006A6B47" w:rsidDel="00002EA8">
          <w:delText>3.</w:delText>
        </w:r>
        <w:r w:rsidR="00B90B05" w:rsidDel="00002EA8">
          <w:delText xml:space="preserve"> Email sent to Eclipse and Request posted to backup queue</w:delText>
        </w:r>
        <w:bookmarkStart w:id="837" w:name="_Toc125592515"/>
        <w:bookmarkEnd w:id="837"/>
      </w:del>
    </w:p>
    <w:p w14:paraId="4AAE4CC6" w14:textId="34E09CD0" w:rsidR="0096669A" w:rsidDel="00002EA8" w:rsidRDefault="0096669A" w:rsidP="00CF7D7A">
      <w:pPr>
        <w:pStyle w:val="ListParagraph"/>
        <w:numPr>
          <w:ilvl w:val="1"/>
          <w:numId w:val="21"/>
        </w:numPr>
        <w:rPr>
          <w:del w:id="838" w:author="Sacintha Raj" w:date="2023-01-26T01:03:00Z"/>
        </w:rPr>
      </w:pPr>
      <w:del w:id="839" w:author="Sacintha Raj" w:date="2023-01-26T01:03:00Z">
        <w:r w:rsidDel="00002EA8">
          <w:delText>Response time out resulting in flow 5 since the same request cannot be posted again</w:delText>
        </w:r>
        <w:r w:rsidR="00B90B05" w:rsidDel="00002EA8">
          <w:delText>. Flow 5 handles duplicate request</w:delText>
        </w:r>
        <w:bookmarkStart w:id="840" w:name="_Toc125592516"/>
        <w:bookmarkEnd w:id="840"/>
      </w:del>
    </w:p>
    <w:p w14:paraId="128506F6" w14:textId="4782FA01" w:rsidR="007C0816" w:rsidRPr="0096669A" w:rsidDel="00002EA8" w:rsidRDefault="007C0816" w:rsidP="00CF7D7A">
      <w:pPr>
        <w:pStyle w:val="ListParagraph"/>
        <w:numPr>
          <w:ilvl w:val="1"/>
          <w:numId w:val="21"/>
        </w:numPr>
        <w:rPr>
          <w:del w:id="841" w:author="Sacintha Raj" w:date="2023-01-26T01:03:00Z"/>
        </w:rPr>
      </w:pPr>
      <w:del w:id="842" w:author="Sacintha Raj" w:date="2023-01-26T01:03:00Z">
        <w:r w:rsidDel="00002EA8">
          <w:delText>Inherently handles the temporary eclipse unavailability</w:delText>
        </w:r>
        <w:bookmarkStart w:id="843" w:name="_Toc125592517"/>
        <w:bookmarkEnd w:id="843"/>
      </w:del>
    </w:p>
    <w:p w14:paraId="1E489208" w14:textId="3CBFB4D8" w:rsidR="001D1F27" w:rsidDel="00002EA8" w:rsidRDefault="0096669A" w:rsidP="000B6550">
      <w:pPr>
        <w:rPr>
          <w:del w:id="844" w:author="Sacintha Raj" w:date="2023-01-26T01:03:00Z"/>
          <w:b/>
        </w:rPr>
      </w:pPr>
      <w:del w:id="845" w:author="Sacintha Raj" w:date="2023-01-26T01:03:00Z">
        <w:r w:rsidDel="00002EA8">
          <w:rPr>
            <w:b/>
          </w:rPr>
          <w:delText xml:space="preserve">        </w:delText>
        </w:r>
        <w:bookmarkStart w:id="846" w:name="_Toc125592518"/>
        <w:bookmarkEnd w:id="846"/>
      </w:del>
    </w:p>
    <w:p w14:paraId="3A40D2EA" w14:textId="2189A6BA" w:rsidR="00AC1C03" w:rsidDel="00002EA8" w:rsidRDefault="00AC1C03" w:rsidP="000B6550">
      <w:pPr>
        <w:rPr>
          <w:del w:id="847" w:author="Sacintha Raj" w:date="2023-01-26T01:03:00Z"/>
          <w:b/>
          <w:noProof/>
        </w:rPr>
      </w:pPr>
      <w:bookmarkStart w:id="848" w:name="_Toc125592519"/>
      <w:bookmarkEnd w:id="848"/>
    </w:p>
    <w:p w14:paraId="5C5A705C" w14:textId="38CDE265" w:rsidR="00AC1C03" w:rsidDel="00002EA8" w:rsidRDefault="00AC1C03" w:rsidP="000B6550">
      <w:pPr>
        <w:rPr>
          <w:del w:id="849" w:author="Sacintha Raj" w:date="2023-01-26T01:03:00Z"/>
          <w:b/>
          <w:noProof/>
        </w:rPr>
      </w:pPr>
      <w:bookmarkStart w:id="850" w:name="_Toc125592520"/>
      <w:bookmarkEnd w:id="850"/>
    </w:p>
    <w:p w14:paraId="4079D992" w14:textId="4D7318B4" w:rsidR="00AC1C03" w:rsidDel="00002EA8" w:rsidRDefault="00AC1C03" w:rsidP="000B6550">
      <w:pPr>
        <w:rPr>
          <w:del w:id="851" w:author="Sacintha Raj" w:date="2023-01-26T01:03:00Z"/>
          <w:b/>
          <w:noProof/>
        </w:rPr>
      </w:pPr>
      <w:bookmarkStart w:id="852" w:name="_Toc125592521"/>
      <w:bookmarkEnd w:id="852"/>
    </w:p>
    <w:p w14:paraId="1B2012B7" w14:textId="53878D54" w:rsidR="00AC1C03" w:rsidDel="00002EA8" w:rsidRDefault="00AC1C03" w:rsidP="000B6550">
      <w:pPr>
        <w:rPr>
          <w:del w:id="853" w:author="Sacintha Raj" w:date="2023-01-26T01:03:00Z"/>
          <w:b/>
          <w:noProof/>
        </w:rPr>
      </w:pPr>
      <w:bookmarkStart w:id="854" w:name="_Toc125592522"/>
      <w:bookmarkEnd w:id="854"/>
    </w:p>
    <w:p w14:paraId="54725234" w14:textId="1245A47D" w:rsidR="00AC1C03" w:rsidDel="00002EA8" w:rsidRDefault="00AC1C03" w:rsidP="000B6550">
      <w:pPr>
        <w:rPr>
          <w:del w:id="855" w:author="Sacintha Raj" w:date="2023-01-26T01:03:00Z"/>
          <w:b/>
          <w:noProof/>
        </w:rPr>
      </w:pPr>
      <w:bookmarkStart w:id="856" w:name="_Toc125592523"/>
      <w:bookmarkEnd w:id="856"/>
    </w:p>
    <w:p w14:paraId="4C82FE0F" w14:textId="4E3CB818" w:rsidR="001D1F27" w:rsidDel="00002EA8" w:rsidRDefault="008B777F" w:rsidP="000B6550">
      <w:pPr>
        <w:rPr>
          <w:del w:id="857" w:author="Sacintha Raj" w:date="2023-01-26T01:03:00Z"/>
          <w:b/>
        </w:rPr>
      </w:pPr>
      <w:del w:id="858" w:author="Sacintha Raj" w:date="2023-01-26T01:03:00Z">
        <w:r w:rsidDel="00002EA8">
          <w:rPr>
            <w:b/>
            <w:noProof/>
          </w:rPr>
          <w:drawing>
            <wp:inline distT="0" distB="0" distL="0" distR="0" wp14:anchorId="587560AD" wp14:editId="60A69DFC">
              <wp:extent cx="8864600" cy="3043555"/>
              <wp:effectExtent l="0" t="0" r="0" b="444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stretch>
                        <a:fillRect/>
                      </a:stretch>
                    </pic:blipFill>
                    <pic:spPr>
                      <a:xfrm>
                        <a:off x="0" y="0"/>
                        <a:ext cx="8864600" cy="3043555"/>
                      </a:xfrm>
                      <a:prstGeom prst="rect">
                        <a:avLst/>
                      </a:prstGeom>
                    </pic:spPr>
                  </pic:pic>
                </a:graphicData>
              </a:graphic>
            </wp:inline>
          </w:drawing>
        </w:r>
        <w:bookmarkStart w:id="859" w:name="_Toc125592524"/>
        <w:bookmarkEnd w:id="859"/>
      </w:del>
    </w:p>
    <w:p w14:paraId="62D9FE49" w14:textId="0A6F3EDF" w:rsidR="00AC1C03" w:rsidDel="00002EA8" w:rsidRDefault="00AC1C03" w:rsidP="00AC1C03">
      <w:pPr>
        <w:pStyle w:val="ListParagraph"/>
        <w:rPr>
          <w:del w:id="860" w:author="Sacintha Raj" w:date="2023-01-26T01:03:00Z"/>
        </w:rPr>
      </w:pPr>
      <w:bookmarkStart w:id="861" w:name="_Toc125592525"/>
      <w:bookmarkEnd w:id="861"/>
    </w:p>
    <w:p w14:paraId="314264A9" w14:textId="68CBB5CB" w:rsidR="00AC1C03" w:rsidDel="00002EA8" w:rsidRDefault="00AC1C03" w:rsidP="00AC1C03">
      <w:pPr>
        <w:pStyle w:val="ListParagraph"/>
        <w:rPr>
          <w:del w:id="862" w:author="Sacintha Raj" w:date="2023-01-26T01:03:00Z"/>
        </w:rPr>
      </w:pPr>
      <w:bookmarkStart w:id="863" w:name="_Toc125592526"/>
      <w:bookmarkEnd w:id="863"/>
    </w:p>
    <w:p w14:paraId="6D9143BF" w14:textId="6A0A2335" w:rsidR="00AC1C03" w:rsidDel="00002EA8" w:rsidRDefault="00AC1C03" w:rsidP="00AC1C03">
      <w:pPr>
        <w:pStyle w:val="ListParagraph"/>
        <w:rPr>
          <w:del w:id="864" w:author="Sacintha Raj" w:date="2023-01-26T01:03:00Z"/>
        </w:rPr>
      </w:pPr>
      <w:bookmarkStart w:id="865" w:name="_Toc125592527"/>
      <w:bookmarkEnd w:id="865"/>
    </w:p>
    <w:p w14:paraId="657E3D59" w14:textId="21F588C4" w:rsidR="00AC1C03" w:rsidDel="00002EA8" w:rsidRDefault="00AC1C03" w:rsidP="00AC1C03">
      <w:pPr>
        <w:pStyle w:val="ListParagraph"/>
        <w:rPr>
          <w:del w:id="866" w:author="Sacintha Raj" w:date="2023-01-26T01:03:00Z"/>
        </w:rPr>
      </w:pPr>
      <w:bookmarkStart w:id="867" w:name="_Toc125592528"/>
      <w:bookmarkEnd w:id="867"/>
    </w:p>
    <w:p w14:paraId="3ED1E827" w14:textId="638C78E1" w:rsidR="00AC1C03" w:rsidDel="00002EA8" w:rsidRDefault="00AC1C03" w:rsidP="00AC1C03">
      <w:pPr>
        <w:pStyle w:val="ListParagraph"/>
        <w:rPr>
          <w:del w:id="868" w:author="Sacintha Raj" w:date="2023-01-26T01:03:00Z"/>
        </w:rPr>
      </w:pPr>
      <w:bookmarkStart w:id="869" w:name="_Toc125592529"/>
      <w:bookmarkEnd w:id="869"/>
    </w:p>
    <w:p w14:paraId="1C0FDCBE" w14:textId="1F0639FD" w:rsidR="00AC1C03" w:rsidDel="00002EA8" w:rsidRDefault="00AC1C03" w:rsidP="00AC1C03">
      <w:pPr>
        <w:pStyle w:val="ListParagraph"/>
        <w:rPr>
          <w:del w:id="870" w:author="Sacintha Raj" w:date="2023-01-26T01:03:00Z"/>
        </w:rPr>
      </w:pPr>
      <w:bookmarkStart w:id="871" w:name="_Toc125592530"/>
      <w:bookmarkEnd w:id="871"/>
    </w:p>
    <w:p w14:paraId="7B484C75" w14:textId="4CEB681D" w:rsidR="00AC1C03" w:rsidDel="00002EA8" w:rsidRDefault="00AC1C03" w:rsidP="00AC1C03">
      <w:pPr>
        <w:pStyle w:val="ListParagraph"/>
        <w:rPr>
          <w:del w:id="872" w:author="Sacintha Raj" w:date="2023-01-26T01:03:00Z"/>
        </w:rPr>
      </w:pPr>
      <w:bookmarkStart w:id="873" w:name="_Toc125592531"/>
      <w:bookmarkEnd w:id="873"/>
    </w:p>
    <w:p w14:paraId="5B779AB5" w14:textId="7E060C21" w:rsidR="00AC1C03" w:rsidDel="00002EA8" w:rsidRDefault="00AC1C03" w:rsidP="00AC1C03">
      <w:pPr>
        <w:pStyle w:val="ListParagraph"/>
        <w:rPr>
          <w:del w:id="874" w:author="Sacintha Raj" w:date="2023-01-26T01:03:00Z"/>
        </w:rPr>
      </w:pPr>
      <w:bookmarkStart w:id="875" w:name="_Toc125592532"/>
      <w:bookmarkEnd w:id="875"/>
    </w:p>
    <w:p w14:paraId="6FBF63C5" w14:textId="490C47E5" w:rsidR="00AC1C03" w:rsidDel="00002EA8" w:rsidRDefault="00AC1C03" w:rsidP="00AC1C03">
      <w:pPr>
        <w:pStyle w:val="ListParagraph"/>
        <w:rPr>
          <w:del w:id="876" w:author="Sacintha Raj" w:date="2023-01-26T01:03:00Z"/>
        </w:rPr>
      </w:pPr>
      <w:bookmarkStart w:id="877" w:name="_Toc125592533"/>
      <w:bookmarkEnd w:id="877"/>
    </w:p>
    <w:p w14:paraId="2DF8D749" w14:textId="772F0A68" w:rsidR="00AC1C03" w:rsidDel="00002EA8" w:rsidRDefault="00AC1C03" w:rsidP="00AC1C03">
      <w:pPr>
        <w:pStyle w:val="ListParagraph"/>
        <w:rPr>
          <w:del w:id="878" w:author="Sacintha Raj" w:date="2023-01-26T01:03:00Z"/>
        </w:rPr>
      </w:pPr>
      <w:bookmarkStart w:id="879" w:name="_Toc125592534"/>
      <w:bookmarkEnd w:id="879"/>
    </w:p>
    <w:p w14:paraId="30C30405" w14:textId="62AF3F66" w:rsidR="00AC1C03" w:rsidDel="00002EA8" w:rsidRDefault="00AC1C03" w:rsidP="00AC1C03">
      <w:pPr>
        <w:pStyle w:val="ListParagraph"/>
        <w:rPr>
          <w:del w:id="880" w:author="Sacintha Raj" w:date="2023-01-26T01:03:00Z"/>
        </w:rPr>
      </w:pPr>
      <w:bookmarkStart w:id="881" w:name="_Toc125592535"/>
      <w:bookmarkEnd w:id="881"/>
    </w:p>
    <w:p w14:paraId="3212A0E3" w14:textId="78202390" w:rsidR="00AC1C03" w:rsidDel="00002EA8" w:rsidRDefault="00AC1C03" w:rsidP="00AC1C03">
      <w:pPr>
        <w:pStyle w:val="ListParagraph"/>
        <w:rPr>
          <w:del w:id="882" w:author="Sacintha Raj" w:date="2023-01-26T01:03:00Z"/>
        </w:rPr>
      </w:pPr>
      <w:bookmarkStart w:id="883" w:name="_Toc125592536"/>
      <w:bookmarkEnd w:id="883"/>
    </w:p>
    <w:p w14:paraId="5E9C817C" w14:textId="040140A7" w:rsidR="00AC1C03" w:rsidDel="00002EA8" w:rsidRDefault="00AC1C03" w:rsidP="00AC1C03">
      <w:pPr>
        <w:pStyle w:val="ListParagraph"/>
        <w:rPr>
          <w:del w:id="884" w:author="Sacintha Raj" w:date="2023-01-26T01:03:00Z"/>
        </w:rPr>
      </w:pPr>
      <w:bookmarkStart w:id="885" w:name="_Toc125592537"/>
      <w:bookmarkEnd w:id="885"/>
    </w:p>
    <w:p w14:paraId="0F461319" w14:textId="3F1A0B87" w:rsidR="00AC1C03" w:rsidDel="00002EA8" w:rsidRDefault="00AC1C03" w:rsidP="00AC1C03">
      <w:pPr>
        <w:pStyle w:val="ListParagraph"/>
        <w:rPr>
          <w:del w:id="886" w:author="Sacintha Raj" w:date="2023-01-26T01:03:00Z"/>
        </w:rPr>
      </w:pPr>
      <w:bookmarkStart w:id="887" w:name="_Toc125592538"/>
      <w:bookmarkEnd w:id="887"/>
    </w:p>
    <w:p w14:paraId="4ACE1532" w14:textId="6539111C" w:rsidR="00AC1C03" w:rsidDel="00002EA8" w:rsidRDefault="00AC1C03" w:rsidP="00AC1C03">
      <w:pPr>
        <w:pStyle w:val="ListParagraph"/>
        <w:rPr>
          <w:del w:id="888" w:author="Sacintha Raj" w:date="2023-01-26T01:03:00Z"/>
        </w:rPr>
      </w:pPr>
      <w:bookmarkStart w:id="889" w:name="_Toc125592539"/>
      <w:bookmarkEnd w:id="889"/>
    </w:p>
    <w:p w14:paraId="0226D4AB" w14:textId="59523B8F" w:rsidR="00AC1C03" w:rsidDel="00002EA8" w:rsidRDefault="00AC1C03" w:rsidP="00AC1C03">
      <w:pPr>
        <w:pStyle w:val="ListParagraph"/>
        <w:rPr>
          <w:del w:id="890" w:author="Sacintha Raj" w:date="2023-01-26T01:03:00Z"/>
        </w:rPr>
      </w:pPr>
      <w:bookmarkStart w:id="891" w:name="_Toc125592540"/>
      <w:bookmarkEnd w:id="891"/>
    </w:p>
    <w:p w14:paraId="27D26E65" w14:textId="6CA1A9B1" w:rsidR="00AC1C03" w:rsidDel="00002EA8" w:rsidRDefault="00AC1C03" w:rsidP="00AC1C03">
      <w:pPr>
        <w:pStyle w:val="ListParagraph"/>
        <w:numPr>
          <w:ilvl w:val="0"/>
          <w:numId w:val="21"/>
        </w:numPr>
        <w:rPr>
          <w:del w:id="892" w:author="Sacintha Raj" w:date="2023-01-26T01:03:00Z"/>
        </w:rPr>
      </w:pPr>
      <w:del w:id="893" w:author="Sacintha Raj" w:date="2023-01-26T01:03:00Z">
        <w:r w:rsidDel="00002EA8">
          <w:delText>Store Eclipse response and pass it on”</w:delText>
        </w:r>
        <w:bookmarkStart w:id="894" w:name="_Toc125592541"/>
        <w:bookmarkEnd w:id="894"/>
      </w:del>
    </w:p>
    <w:p w14:paraId="6A1EB424" w14:textId="40B01B4F" w:rsidR="00AC1C03" w:rsidDel="00002EA8" w:rsidRDefault="00AC1C03" w:rsidP="00AC1C03">
      <w:pPr>
        <w:pStyle w:val="ListParagraph"/>
        <w:numPr>
          <w:ilvl w:val="1"/>
          <w:numId w:val="21"/>
        </w:numPr>
        <w:rPr>
          <w:del w:id="895" w:author="Sacintha Raj" w:date="2023-01-26T01:03:00Z"/>
        </w:rPr>
      </w:pPr>
      <w:del w:id="896" w:author="Sacintha Raj" w:date="2023-01-26T01:03:00Z">
        <w:r w:rsidDel="00002EA8">
          <w:delText xml:space="preserve">If there is any failure in s3 storage or Data base storage </w:delText>
        </w:r>
        <w:bookmarkStart w:id="897" w:name="_Toc125592542"/>
        <w:bookmarkEnd w:id="897"/>
      </w:del>
    </w:p>
    <w:p w14:paraId="76C24132" w14:textId="3F146F47" w:rsidR="001D1F27" w:rsidDel="00002EA8" w:rsidRDefault="001D1F27" w:rsidP="000B6550">
      <w:pPr>
        <w:rPr>
          <w:del w:id="898" w:author="Sacintha Raj" w:date="2023-01-26T01:03:00Z"/>
          <w:b/>
        </w:rPr>
      </w:pPr>
      <w:bookmarkStart w:id="899" w:name="_Toc125592543"/>
      <w:bookmarkEnd w:id="899"/>
    </w:p>
    <w:p w14:paraId="7A3E8DCE" w14:textId="628EBB34" w:rsidR="001D1F27" w:rsidDel="00002EA8" w:rsidRDefault="00AC1C03" w:rsidP="000B6550">
      <w:pPr>
        <w:rPr>
          <w:del w:id="900" w:author="Sacintha Raj" w:date="2023-01-26T01:03:00Z"/>
          <w:b/>
        </w:rPr>
      </w:pPr>
      <w:del w:id="901" w:author="Sacintha Raj" w:date="2023-01-26T01:03:00Z">
        <w:r w:rsidDel="00002EA8">
          <w:rPr>
            <w:b/>
            <w:noProof/>
          </w:rPr>
          <w:drawing>
            <wp:inline distT="0" distB="0" distL="0" distR="0" wp14:anchorId="593FF07D" wp14:editId="7B4FEBCF">
              <wp:extent cx="8562975" cy="3895725"/>
              <wp:effectExtent l="0" t="0" r="9525"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3"/>
                      <a:stretch>
                        <a:fillRect/>
                      </a:stretch>
                    </pic:blipFill>
                    <pic:spPr>
                      <a:xfrm>
                        <a:off x="0" y="0"/>
                        <a:ext cx="8562975" cy="3895725"/>
                      </a:xfrm>
                      <a:prstGeom prst="rect">
                        <a:avLst/>
                      </a:prstGeom>
                    </pic:spPr>
                  </pic:pic>
                </a:graphicData>
              </a:graphic>
            </wp:inline>
          </w:drawing>
        </w:r>
        <w:bookmarkStart w:id="902" w:name="_Toc125592544"/>
        <w:bookmarkEnd w:id="902"/>
      </w:del>
    </w:p>
    <w:p w14:paraId="73186485" w14:textId="18B0A56A" w:rsidR="00E60B8A" w:rsidDel="00002EA8" w:rsidRDefault="00E60B8A" w:rsidP="000B6550">
      <w:pPr>
        <w:rPr>
          <w:del w:id="903" w:author="Sacintha Raj" w:date="2023-01-26T01:03:00Z"/>
          <w:b/>
        </w:rPr>
      </w:pPr>
      <w:bookmarkStart w:id="904" w:name="_Toc125592545"/>
      <w:bookmarkEnd w:id="904"/>
    </w:p>
    <w:p w14:paraId="4F730B0C" w14:textId="60F66A99" w:rsidR="007C0816" w:rsidRPr="007C0816" w:rsidDel="00002EA8" w:rsidRDefault="007C0816" w:rsidP="008C040D">
      <w:pPr>
        <w:pStyle w:val="ListParagraph"/>
        <w:numPr>
          <w:ilvl w:val="0"/>
          <w:numId w:val="21"/>
        </w:numPr>
        <w:rPr>
          <w:del w:id="905" w:author="Sacintha Raj" w:date="2023-01-26T01:03:00Z"/>
        </w:rPr>
      </w:pPr>
      <w:del w:id="906" w:author="Sacintha Raj" w:date="2023-01-26T01:03:00Z">
        <w:r w:rsidRPr="007C0816" w:rsidDel="00002EA8">
          <w:delText>Reload Request from Backup queue to eclipse queue to continue processing</w:delText>
        </w:r>
        <w:bookmarkStart w:id="907" w:name="_Toc125592546"/>
        <w:bookmarkEnd w:id="907"/>
      </w:del>
    </w:p>
    <w:p w14:paraId="289B829D" w14:textId="11E54C08" w:rsidR="007C0816" w:rsidRPr="007C0816" w:rsidDel="00002EA8" w:rsidRDefault="007C0816" w:rsidP="007C0816">
      <w:pPr>
        <w:rPr>
          <w:del w:id="908" w:author="Sacintha Raj" w:date="2023-01-26T01:03:00Z"/>
        </w:rPr>
      </w:pPr>
      <w:del w:id="909" w:author="Sacintha Raj" w:date="2023-01-26T01:03:00Z">
        <w:r w:rsidRPr="007C0816" w:rsidDel="00002EA8">
          <w:delText>Reload Request from Backup queue to eclipse queue to continue processing</w:delText>
        </w:r>
        <w:bookmarkStart w:id="910" w:name="_Toc125592547"/>
        <w:bookmarkEnd w:id="910"/>
      </w:del>
    </w:p>
    <w:p w14:paraId="7B5C6A32" w14:textId="24A27EA3" w:rsidR="001D1F27" w:rsidDel="00002EA8" w:rsidRDefault="001D1F27" w:rsidP="000B6550">
      <w:pPr>
        <w:rPr>
          <w:del w:id="911" w:author="Sacintha Raj" w:date="2023-01-26T01:03:00Z"/>
          <w:b/>
        </w:rPr>
      </w:pPr>
      <w:bookmarkStart w:id="912" w:name="_Toc125592548"/>
      <w:bookmarkEnd w:id="912"/>
    </w:p>
    <w:p w14:paraId="30A84AB9" w14:textId="1480BBF7" w:rsidR="007C0816" w:rsidDel="00002EA8" w:rsidRDefault="007C0816" w:rsidP="000B6550">
      <w:pPr>
        <w:rPr>
          <w:del w:id="913" w:author="Sacintha Raj" w:date="2023-01-26T01:03:00Z"/>
          <w:b/>
        </w:rPr>
      </w:pPr>
      <w:del w:id="914" w:author="Sacintha Raj" w:date="2023-01-26T01:03:00Z">
        <w:r w:rsidDel="00002EA8">
          <w:rPr>
            <w:b/>
            <w:noProof/>
          </w:rPr>
          <w:drawing>
            <wp:inline distT="0" distB="0" distL="0" distR="0" wp14:anchorId="3B7EFB8B" wp14:editId="0DE2DB99">
              <wp:extent cx="6391275" cy="781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stretch>
                        <a:fillRect/>
                      </a:stretch>
                    </pic:blipFill>
                    <pic:spPr>
                      <a:xfrm>
                        <a:off x="0" y="0"/>
                        <a:ext cx="6391275" cy="781050"/>
                      </a:xfrm>
                      <a:prstGeom prst="rect">
                        <a:avLst/>
                      </a:prstGeom>
                    </pic:spPr>
                  </pic:pic>
                </a:graphicData>
              </a:graphic>
            </wp:inline>
          </w:drawing>
        </w:r>
        <w:bookmarkStart w:id="915" w:name="_Toc125592549"/>
        <w:bookmarkEnd w:id="915"/>
      </w:del>
    </w:p>
    <w:p w14:paraId="777CB7CC" w14:textId="29B7C12F" w:rsidR="001D1F27" w:rsidDel="00002EA8" w:rsidRDefault="001D1F27" w:rsidP="000B6550">
      <w:pPr>
        <w:rPr>
          <w:del w:id="916" w:author="Sacintha Raj" w:date="2023-01-26T01:03:00Z"/>
          <w:b/>
        </w:rPr>
      </w:pPr>
      <w:bookmarkStart w:id="917" w:name="_Toc125592550"/>
      <w:bookmarkEnd w:id="917"/>
    </w:p>
    <w:p w14:paraId="293CDA72" w14:textId="097AE25F" w:rsidR="001D1F27" w:rsidDel="00002EA8" w:rsidRDefault="001D1F27" w:rsidP="000B6550">
      <w:pPr>
        <w:rPr>
          <w:del w:id="918" w:author="Sacintha Raj" w:date="2023-01-26T01:03:00Z"/>
          <w:b/>
        </w:rPr>
      </w:pPr>
      <w:bookmarkStart w:id="919" w:name="_Toc125592551"/>
      <w:bookmarkEnd w:id="919"/>
    </w:p>
    <w:p w14:paraId="701AF785" w14:textId="20848B07" w:rsidR="00B90B05" w:rsidRPr="00B90B05" w:rsidDel="00002EA8" w:rsidRDefault="00B90B05" w:rsidP="008C040D">
      <w:pPr>
        <w:pStyle w:val="ListParagraph"/>
        <w:numPr>
          <w:ilvl w:val="0"/>
          <w:numId w:val="21"/>
        </w:numPr>
        <w:rPr>
          <w:del w:id="920" w:author="Sacintha Raj" w:date="2023-01-26T01:03:00Z"/>
        </w:rPr>
      </w:pPr>
      <w:del w:id="921" w:author="Sacintha Raj" w:date="2023-01-26T01:03:00Z">
        <w:r w:rsidRPr="00B90B05" w:rsidDel="00002EA8">
          <w:delText>Eclipse</w:delText>
        </w:r>
        <w:r w:rsidDel="00002EA8">
          <w:tab/>
        </w:r>
        <w:r w:rsidRPr="00B90B05" w:rsidDel="00002EA8">
          <w:delText xml:space="preserve"> Response mapped and posted to CMS Queue</w:delText>
        </w:r>
        <w:bookmarkStart w:id="922" w:name="_Toc125592552"/>
        <w:bookmarkEnd w:id="922"/>
      </w:del>
    </w:p>
    <w:p w14:paraId="2024812E" w14:textId="17D65713" w:rsidR="001D1F27" w:rsidDel="00002EA8" w:rsidRDefault="001D1F27" w:rsidP="000B6550">
      <w:pPr>
        <w:rPr>
          <w:del w:id="923" w:author="Sacintha Raj" w:date="2023-01-26T01:03:00Z"/>
          <w:b/>
        </w:rPr>
      </w:pPr>
      <w:bookmarkStart w:id="924" w:name="_Toc125592553"/>
      <w:bookmarkEnd w:id="924"/>
    </w:p>
    <w:p w14:paraId="48E20186" w14:textId="21913164" w:rsidR="001D1F27" w:rsidDel="00002EA8" w:rsidRDefault="001D1F27" w:rsidP="000B6550">
      <w:pPr>
        <w:rPr>
          <w:del w:id="925" w:author="Sacintha Raj" w:date="2023-01-26T01:03:00Z"/>
          <w:b/>
        </w:rPr>
      </w:pPr>
      <w:del w:id="926" w:author="Sacintha Raj" w:date="2023-01-26T01:03:00Z">
        <w:r w:rsidDel="00002EA8">
          <w:rPr>
            <w:b/>
            <w:noProof/>
          </w:rPr>
          <w:drawing>
            <wp:inline distT="0" distB="0" distL="0" distR="0" wp14:anchorId="7EA71E43" wp14:editId="22FCDE97">
              <wp:extent cx="6184900" cy="1518285"/>
              <wp:effectExtent l="0" t="0" r="6350" b="571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5"/>
                      <a:stretch>
                        <a:fillRect/>
                      </a:stretch>
                    </pic:blipFill>
                    <pic:spPr>
                      <a:xfrm>
                        <a:off x="0" y="0"/>
                        <a:ext cx="6184900" cy="1518285"/>
                      </a:xfrm>
                      <a:prstGeom prst="rect">
                        <a:avLst/>
                      </a:prstGeom>
                    </pic:spPr>
                  </pic:pic>
                </a:graphicData>
              </a:graphic>
            </wp:inline>
          </w:drawing>
        </w:r>
        <w:bookmarkStart w:id="927" w:name="_Toc125592554"/>
        <w:bookmarkEnd w:id="927"/>
      </w:del>
    </w:p>
    <w:p w14:paraId="6B185783" w14:textId="5A209800" w:rsidR="001D1F27" w:rsidRPr="00B90B05" w:rsidDel="00002EA8" w:rsidRDefault="001D1F27" w:rsidP="00B90B05">
      <w:pPr>
        <w:pStyle w:val="ListParagraph"/>
        <w:rPr>
          <w:del w:id="928" w:author="Sacintha Raj" w:date="2023-01-26T01:03:00Z"/>
        </w:rPr>
      </w:pPr>
      <w:bookmarkStart w:id="929" w:name="_Toc125592555"/>
      <w:bookmarkEnd w:id="929"/>
    </w:p>
    <w:p w14:paraId="7E5F24F9" w14:textId="1704C6EE" w:rsidR="00B90B05" w:rsidDel="00002EA8" w:rsidRDefault="00B90B05" w:rsidP="008C040D">
      <w:pPr>
        <w:pStyle w:val="ListParagraph"/>
        <w:numPr>
          <w:ilvl w:val="0"/>
          <w:numId w:val="21"/>
        </w:numPr>
        <w:rPr>
          <w:del w:id="930" w:author="Sacintha Raj" w:date="2023-01-26T01:03:00Z"/>
        </w:rPr>
      </w:pPr>
      <w:del w:id="931" w:author="Sacintha Raj" w:date="2023-01-26T01:03:00Z">
        <w:r w:rsidRPr="00B90B05" w:rsidDel="00002EA8">
          <w:delText>Eclipse Duplicate Request strategy</w:delText>
        </w:r>
        <w:bookmarkStart w:id="932" w:name="_Toc125592556"/>
        <w:bookmarkEnd w:id="932"/>
      </w:del>
    </w:p>
    <w:p w14:paraId="1A08B978" w14:textId="20501ABF" w:rsidR="00B90B05" w:rsidDel="00002EA8" w:rsidRDefault="00346C59" w:rsidP="00AC1C03">
      <w:pPr>
        <w:pStyle w:val="ListParagraph"/>
        <w:numPr>
          <w:ilvl w:val="1"/>
          <w:numId w:val="42"/>
        </w:numPr>
        <w:rPr>
          <w:del w:id="933" w:author="Sacintha Raj" w:date="2023-01-26T01:03:00Z"/>
        </w:rPr>
      </w:pPr>
      <w:del w:id="934" w:author="Sacintha Raj" w:date="2023-01-26T01:03:00Z">
        <w:r w:rsidDel="00002EA8">
          <w:delText>A</w:delText>
        </w:r>
        <w:r w:rsidR="0010128A" w:rsidDel="00002EA8">
          <w:delText>lternate request is used and confirm the original request has been successful and results in flow 7 where the original path of response flow continues</w:delText>
        </w:r>
        <w:bookmarkStart w:id="935" w:name="_Toc125592557"/>
        <w:bookmarkEnd w:id="935"/>
      </w:del>
    </w:p>
    <w:p w14:paraId="286CA99C" w14:textId="61229535" w:rsidR="0010128A" w:rsidDel="00002EA8" w:rsidRDefault="00346C59" w:rsidP="00AC1C03">
      <w:pPr>
        <w:pStyle w:val="ListParagraph"/>
        <w:numPr>
          <w:ilvl w:val="1"/>
          <w:numId w:val="42"/>
        </w:numPr>
        <w:rPr>
          <w:del w:id="936" w:author="Sacintha Raj" w:date="2023-01-26T01:03:00Z"/>
        </w:rPr>
      </w:pPr>
      <w:del w:id="937" w:author="Sacintha Raj" w:date="2023-01-26T01:03:00Z">
        <w:r w:rsidDel="00002EA8">
          <w:delText>A</w:delText>
        </w:r>
        <w:r w:rsidR="0010128A" w:rsidDel="00002EA8">
          <w:delText xml:space="preserve">lternate request is used and confirm the original </w:delText>
        </w:r>
        <w:r w:rsidR="0010128A" w:rsidDel="00002EA8">
          <w:delText>request has</w:delText>
        </w:r>
        <w:r w:rsidR="0010128A" w:rsidDel="00002EA8">
          <w:delText xml:space="preserve"> </w:delText>
        </w:r>
        <w:r w:rsidR="0010128A" w:rsidDel="00002EA8">
          <w:delText xml:space="preserve">not </w:delText>
        </w:r>
        <w:r w:rsidR="0010128A" w:rsidDel="00002EA8">
          <w:delText xml:space="preserve">been </w:delText>
        </w:r>
        <w:r w:rsidR="0010128A" w:rsidDel="00002EA8">
          <w:delText>successful</w:delText>
        </w:r>
        <w:r w:rsidR="0010128A" w:rsidDel="00002EA8">
          <w:delText xml:space="preserve"> and results in flow</w:delText>
        </w:r>
        <w:r w:rsidR="0010128A" w:rsidDel="00002EA8">
          <w:delText xml:space="preserve"> </w:delText>
        </w:r>
        <w:r w:rsidR="006A6B47" w:rsidDel="00002EA8">
          <w:delText>2. Post the ECLIPSE_REQUEST</w:delText>
        </w:r>
        <w:r w:rsidR="0010128A" w:rsidDel="00002EA8">
          <w:delText xml:space="preserve"> to Eclipse queue and </w:delText>
        </w:r>
        <w:r w:rsidR="00FA69A1" w:rsidDel="00002EA8">
          <w:delText>for processing the request again</w:delText>
        </w:r>
        <w:bookmarkStart w:id="938" w:name="_Toc125592558"/>
        <w:bookmarkEnd w:id="938"/>
      </w:del>
    </w:p>
    <w:p w14:paraId="58712B7A" w14:textId="2696A33F" w:rsidR="0010128A" w:rsidDel="00002EA8" w:rsidRDefault="0010128A" w:rsidP="00AC1C03">
      <w:pPr>
        <w:pStyle w:val="ListParagraph"/>
        <w:numPr>
          <w:ilvl w:val="1"/>
          <w:numId w:val="42"/>
        </w:numPr>
        <w:rPr>
          <w:del w:id="939" w:author="Sacintha Raj" w:date="2023-01-26T01:03:00Z"/>
        </w:rPr>
      </w:pPr>
      <w:del w:id="940" w:author="Sacintha Raj" w:date="2023-01-26T01:03:00Z">
        <w:r w:rsidDel="00002EA8">
          <w:delText>The alternate request also failed and results in flow 6.</w:delText>
        </w:r>
        <w:r w:rsidR="006A6B47" w:rsidDel="00002EA8">
          <w:delText xml:space="preserve"> </w:delText>
        </w:r>
        <w:r w:rsidR="00FA69A1" w:rsidDel="00002EA8">
          <w:delText xml:space="preserve">The original request is stored in a DB for Future </w:delText>
        </w:r>
        <w:r w:rsidR="006A6B47" w:rsidDel="00002EA8">
          <w:delText>processing</w:delText>
        </w:r>
        <w:bookmarkStart w:id="941" w:name="_Toc125592559"/>
        <w:bookmarkEnd w:id="941"/>
      </w:del>
    </w:p>
    <w:p w14:paraId="128E242B" w14:textId="5E7C24E5" w:rsidR="008C040D" w:rsidRPr="00B90B05" w:rsidDel="00002EA8" w:rsidRDefault="008C040D" w:rsidP="008C040D">
      <w:pPr>
        <w:rPr>
          <w:del w:id="942" w:author="Sacintha Raj" w:date="2023-01-26T01:03:00Z"/>
        </w:rPr>
      </w:pPr>
      <w:del w:id="943" w:author="Sacintha Raj" w:date="2023-01-26T01:03:00Z">
        <w:r w:rsidDel="00002EA8">
          <w:rPr>
            <w:noProof/>
          </w:rPr>
          <w:drawing>
            <wp:inline distT="0" distB="0" distL="0" distR="0" wp14:anchorId="7F135972" wp14:editId="2C26416F">
              <wp:extent cx="8864600" cy="318262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6"/>
                      <a:stretch>
                        <a:fillRect/>
                      </a:stretch>
                    </pic:blipFill>
                    <pic:spPr>
                      <a:xfrm>
                        <a:off x="0" y="0"/>
                        <a:ext cx="8864600" cy="3182620"/>
                      </a:xfrm>
                      <a:prstGeom prst="rect">
                        <a:avLst/>
                      </a:prstGeom>
                    </pic:spPr>
                  </pic:pic>
                </a:graphicData>
              </a:graphic>
            </wp:inline>
          </w:drawing>
        </w:r>
        <w:bookmarkStart w:id="944" w:name="_Toc125592560"/>
        <w:bookmarkEnd w:id="944"/>
      </w:del>
    </w:p>
    <w:p w14:paraId="1B271656" w14:textId="5BA03C55" w:rsidR="001D1F27" w:rsidDel="00002EA8" w:rsidRDefault="001D1F27" w:rsidP="000B6550">
      <w:pPr>
        <w:rPr>
          <w:del w:id="945" w:author="Sacintha Raj" w:date="2023-01-26T01:03:00Z"/>
          <w:b/>
        </w:rPr>
      </w:pPr>
      <w:bookmarkStart w:id="946" w:name="_Toc125592561"/>
      <w:bookmarkEnd w:id="946"/>
    </w:p>
    <w:p w14:paraId="21220859" w14:textId="2E696F75" w:rsidR="001D1F27" w:rsidRPr="00680222" w:rsidDel="00002EA8" w:rsidRDefault="00680222" w:rsidP="008C040D">
      <w:pPr>
        <w:pStyle w:val="ListParagraph"/>
        <w:numPr>
          <w:ilvl w:val="0"/>
          <w:numId w:val="21"/>
        </w:numPr>
        <w:rPr>
          <w:del w:id="947" w:author="Sacintha Raj" w:date="2023-01-26T01:03:00Z"/>
        </w:rPr>
      </w:pPr>
      <w:del w:id="948" w:author="Sacintha Raj" w:date="2023-01-26T01:03:00Z">
        <w:r w:rsidRPr="00680222" w:rsidDel="00002EA8">
          <w:delText>Request from table to Duplicate Flow</w:delText>
        </w:r>
        <w:bookmarkStart w:id="949" w:name="_Toc125592562"/>
        <w:bookmarkEnd w:id="949"/>
      </w:del>
    </w:p>
    <w:p w14:paraId="4DBB52AF" w14:textId="1DE5B2F3" w:rsidR="00680222" w:rsidDel="00002EA8" w:rsidRDefault="00680222" w:rsidP="000B6550">
      <w:pPr>
        <w:rPr>
          <w:del w:id="950" w:author="Sacintha Raj" w:date="2023-01-26T01:03:00Z"/>
          <w:b/>
        </w:rPr>
      </w:pPr>
      <w:bookmarkStart w:id="951" w:name="_Toc125592563"/>
      <w:bookmarkEnd w:id="951"/>
    </w:p>
    <w:p w14:paraId="18765073" w14:textId="2EB938E6" w:rsidR="001D1F27" w:rsidDel="00002EA8" w:rsidRDefault="00680222" w:rsidP="000B6550">
      <w:pPr>
        <w:rPr>
          <w:del w:id="952" w:author="Sacintha Raj" w:date="2023-01-26T01:03:00Z"/>
          <w:b/>
        </w:rPr>
      </w:pPr>
      <w:del w:id="953" w:author="Sacintha Raj" w:date="2023-01-26T01:03:00Z">
        <w:r w:rsidDel="00002EA8">
          <w:rPr>
            <w:b/>
            <w:noProof/>
          </w:rPr>
          <w:drawing>
            <wp:inline distT="0" distB="0" distL="0" distR="0" wp14:anchorId="1704CC82" wp14:editId="008BC3CD">
              <wp:extent cx="4866667" cy="780952"/>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4866667" cy="780952"/>
                      </a:xfrm>
                      <a:prstGeom prst="rect">
                        <a:avLst/>
                      </a:prstGeom>
                    </pic:spPr>
                  </pic:pic>
                </a:graphicData>
              </a:graphic>
            </wp:inline>
          </w:drawing>
        </w:r>
        <w:bookmarkStart w:id="954" w:name="_Toc125592564"/>
        <w:bookmarkEnd w:id="954"/>
      </w:del>
    </w:p>
    <w:p w14:paraId="39C64B2A" w14:textId="12C89817" w:rsidR="00F03D5C" w:rsidDel="00002EA8" w:rsidRDefault="00F03D5C" w:rsidP="000B6550">
      <w:pPr>
        <w:rPr>
          <w:del w:id="955" w:author="Sacintha Raj" w:date="2023-01-26T01:03:00Z"/>
          <w:b/>
        </w:rPr>
      </w:pPr>
      <w:bookmarkStart w:id="956" w:name="_Toc125592565"/>
      <w:bookmarkEnd w:id="956"/>
    </w:p>
    <w:p w14:paraId="00B257D3" w14:textId="58D213BC" w:rsidR="00F03D5C" w:rsidDel="00002EA8" w:rsidRDefault="00C62A49" w:rsidP="008C040D">
      <w:pPr>
        <w:pStyle w:val="ListParagraph"/>
        <w:numPr>
          <w:ilvl w:val="0"/>
          <w:numId w:val="21"/>
        </w:numPr>
        <w:rPr>
          <w:del w:id="957" w:author="Sacintha Raj" w:date="2023-01-26T01:03:00Z"/>
        </w:rPr>
      </w:pPr>
      <w:del w:id="958" w:author="Sacintha Raj" w:date="2023-01-26T01:03:00Z">
        <w:r w:rsidRPr="00C62A49" w:rsidDel="00002EA8">
          <w:delText xml:space="preserve">Invoke CMS </w:delText>
        </w:r>
        <w:bookmarkStart w:id="959" w:name="_Toc125592566"/>
        <w:bookmarkEnd w:id="959"/>
      </w:del>
    </w:p>
    <w:p w14:paraId="4386233C" w14:textId="307429B9" w:rsidR="00C62A49" w:rsidDel="00002EA8" w:rsidRDefault="00C62A49" w:rsidP="00AC1C03">
      <w:pPr>
        <w:pStyle w:val="ListParagraph"/>
        <w:numPr>
          <w:ilvl w:val="1"/>
          <w:numId w:val="42"/>
        </w:numPr>
        <w:rPr>
          <w:del w:id="960" w:author="Sacintha Raj" w:date="2023-01-26T01:03:00Z"/>
        </w:rPr>
      </w:pPr>
      <w:del w:id="961" w:author="Sacintha Raj" w:date="2023-01-26T01:03:00Z">
        <w:r w:rsidDel="00002EA8">
          <w:delText>Successful invocation of CMS resulting in completion of flow</w:delText>
        </w:r>
        <w:bookmarkStart w:id="962" w:name="_Toc125592567"/>
        <w:bookmarkEnd w:id="962"/>
      </w:del>
    </w:p>
    <w:p w14:paraId="10B93E23" w14:textId="72DFD227" w:rsidR="00C62A49" w:rsidRPr="00C62A49" w:rsidDel="00002EA8" w:rsidRDefault="00C62A49" w:rsidP="00AC1C03">
      <w:pPr>
        <w:pStyle w:val="ListParagraph"/>
        <w:numPr>
          <w:ilvl w:val="1"/>
          <w:numId w:val="42"/>
        </w:numPr>
        <w:rPr>
          <w:del w:id="963" w:author="Sacintha Raj" w:date="2023-01-26T01:03:00Z"/>
        </w:rPr>
      </w:pPr>
      <w:del w:id="964" w:author="Sacintha Raj" w:date="2023-01-26T01:03:00Z">
        <w:r w:rsidDel="00002EA8">
          <w:delText xml:space="preserve">Any recoverable error results in flow 8 which backs the CMS </w:delText>
        </w:r>
        <w:r w:rsidR="006A6B47" w:rsidDel="00002EA8">
          <w:delText>Response in</w:delText>
        </w:r>
        <w:r w:rsidDel="00002EA8">
          <w:delText xml:space="preserve"> a backup queue</w:delText>
        </w:r>
        <w:bookmarkStart w:id="965" w:name="_Toc125592568"/>
        <w:bookmarkEnd w:id="965"/>
      </w:del>
    </w:p>
    <w:p w14:paraId="2F030C5E" w14:textId="5903D796" w:rsidR="00F03D5C" w:rsidDel="00002EA8" w:rsidRDefault="00F03D5C" w:rsidP="000B6550">
      <w:pPr>
        <w:rPr>
          <w:del w:id="966" w:author="Sacintha Raj" w:date="2023-01-26T01:03:00Z"/>
          <w:b/>
        </w:rPr>
      </w:pPr>
      <w:del w:id="967" w:author="Sacintha Raj" w:date="2023-01-26T01:03:00Z">
        <w:r w:rsidDel="00002EA8">
          <w:rPr>
            <w:b/>
            <w:noProof/>
          </w:rPr>
          <w:drawing>
            <wp:inline distT="0" distB="0" distL="0" distR="0" wp14:anchorId="7B6C7767" wp14:editId="4AC65675">
              <wp:extent cx="9934575" cy="3295650"/>
              <wp:effectExtent l="0" t="0" r="9525" b="0"/>
              <wp:docPr id="17" name="Picture 1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10;&#10;Description automatically generated"/>
                      <pic:cNvPicPr/>
                    </pic:nvPicPr>
                    <pic:blipFill>
                      <a:blip r:embed="rId38"/>
                      <a:stretch>
                        <a:fillRect/>
                      </a:stretch>
                    </pic:blipFill>
                    <pic:spPr>
                      <a:xfrm>
                        <a:off x="0" y="0"/>
                        <a:ext cx="9934575" cy="3295650"/>
                      </a:xfrm>
                      <a:prstGeom prst="rect">
                        <a:avLst/>
                      </a:prstGeom>
                    </pic:spPr>
                  </pic:pic>
                </a:graphicData>
              </a:graphic>
            </wp:inline>
          </w:drawing>
        </w:r>
        <w:bookmarkStart w:id="968" w:name="_Toc125592569"/>
        <w:bookmarkEnd w:id="968"/>
      </w:del>
    </w:p>
    <w:p w14:paraId="1E374501" w14:textId="1C1CDCC1" w:rsidR="00F03D5C" w:rsidDel="00002EA8" w:rsidRDefault="00C62A49" w:rsidP="008C040D">
      <w:pPr>
        <w:pStyle w:val="ListParagraph"/>
        <w:numPr>
          <w:ilvl w:val="0"/>
          <w:numId w:val="21"/>
        </w:numPr>
        <w:rPr>
          <w:del w:id="969" w:author="Sacintha Raj" w:date="2023-01-26T01:03:00Z"/>
        </w:rPr>
      </w:pPr>
      <w:del w:id="970" w:author="Sacintha Raj" w:date="2023-01-26T01:03:00Z">
        <w:r w:rsidRPr="00C62A49" w:rsidDel="00002EA8">
          <w:delText>CMS Response from backup queue</w:delText>
        </w:r>
        <w:bookmarkStart w:id="971" w:name="_Toc125592570"/>
        <w:bookmarkEnd w:id="971"/>
      </w:del>
    </w:p>
    <w:p w14:paraId="08152ADA" w14:textId="74BF61A1" w:rsidR="00C62A49" w:rsidRPr="00C62A49" w:rsidDel="00002EA8" w:rsidRDefault="00C62A49" w:rsidP="00AC1C03">
      <w:pPr>
        <w:pStyle w:val="ListParagraph"/>
        <w:numPr>
          <w:ilvl w:val="1"/>
          <w:numId w:val="42"/>
        </w:numPr>
        <w:rPr>
          <w:del w:id="972" w:author="Sacintha Raj" w:date="2023-01-26T01:03:00Z"/>
        </w:rPr>
      </w:pPr>
      <w:del w:id="973" w:author="Sacintha Raj" w:date="2023-01-26T01:03:00Z">
        <w:r w:rsidDel="00002EA8">
          <w:delText>Request moved from backup Queue to CMS Queue</w:delText>
        </w:r>
        <w:bookmarkStart w:id="974" w:name="_Toc125592571"/>
        <w:bookmarkEnd w:id="974"/>
      </w:del>
    </w:p>
    <w:p w14:paraId="2BDE9532" w14:textId="6D11438A" w:rsidR="00F03D5C" w:rsidDel="00002EA8" w:rsidRDefault="00F03D5C" w:rsidP="000B6550">
      <w:pPr>
        <w:rPr>
          <w:del w:id="975" w:author="Sacintha Raj" w:date="2023-01-26T01:03:00Z"/>
          <w:b/>
        </w:rPr>
      </w:pPr>
      <w:bookmarkStart w:id="976" w:name="_Toc125592572"/>
      <w:bookmarkEnd w:id="976"/>
    </w:p>
    <w:p w14:paraId="62FADE70" w14:textId="73C045AD" w:rsidR="00F03D5C" w:rsidDel="00002EA8" w:rsidRDefault="00F03D5C" w:rsidP="000B6550">
      <w:pPr>
        <w:rPr>
          <w:del w:id="977" w:author="Sacintha Raj" w:date="2023-01-26T01:03:00Z"/>
          <w:b/>
        </w:rPr>
      </w:pPr>
      <w:del w:id="978" w:author="Sacintha Raj" w:date="2023-01-26T01:03:00Z">
        <w:r w:rsidDel="00002EA8">
          <w:rPr>
            <w:b/>
            <w:noProof/>
          </w:rPr>
          <w:drawing>
            <wp:inline distT="0" distB="0" distL="0" distR="0" wp14:anchorId="7873208E" wp14:editId="37FAAF3B">
              <wp:extent cx="6184900" cy="7556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stretch>
                        <a:fillRect/>
                      </a:stretch>
                    </pic:blipFill>
                    <pic:spPr>
                      <a:xfrm>
                        <a:off x="0" y="0"/>
                        <a:ext cx="6184900" cy="755650"/>
                      </a:xfrm>
                      <a:prstGeom prst="rect">
                        <a:avLst/>
                      </a:prstGeom>
                    </pic:spPr>
                  </pic:pic>
                </a:graphicData>
              </a:graphic>
            </wp:inline>
          </w:drawing>
        </w:r>
        <w:bookmarkStart w:id="979" w:name="_Toc125592573"/>
        <w:bookmarkEnd w:id="979"/>
      </w:del>
    </w:p>
    <w:p w14:paraId="3EFAC8FF" w14:textId="323DEADF" w:rsidR="00F03D5C" w:rsidDel="00002EA8" w:rsidRDefault="00F03D5C" w:rsidP="000B6550">
      <w:pPr>
        <w:rPr>
          <w:del w:id="980" w:author="Sacintha Raj" w:date="2023-01-26T01:03:00Z"/>
          <w:b/>
        </w:rPr>
      </w:pPr>
      <w:bookmarkStart w:id="981" w:name="_Toc125592574"/>
      <w:bookmarkEnd w:id="981"/>
    </w:p>
    <w:p w14:paraId="51C103DD" w14:textId="0C682B95" w:rsidR="00680222" w:rsidDel="00002EA8" w:rsidRDefault="00680222" w:rsidP="000B6550">
      <w:pPr>
        <w:rPr>
          <w:del w:id="982" w:author="Sacintha Raj" w:date="2023-01-26T01:03:00Z"/>
          <w:b/>
        </w:rPr>
      </w:pPr>
      <w:bookmarkStart w:id="983" w:name="_Toc125592575"/>
      <w:bookmarkEnd w:id="983"/>
    </w:p>
    <w:p w14:paraId="7FBA83B8" w14:textId="135C99F2" w:rsidR="00CA50B7" w:rsidDel="00002EA8" w:rsidRDefault="00CA50B7" w:rsidP="000B6550">
      <w:pPr>
        <w:rPr>
          <w:del w:id="984" w:author="Sacintha Raj" w:date="2023-01-26T01:03:00Z"/>
          <w:b/>
        </w:rPr>
        <w:sectPr w:rsidR="00CA50B7" w:rsidDel="00002EA8" w:rsidSect="002B6A60">
          <w:footerReference w:type="first" r:id="rId40"/>
          <w:pgSz w:w="11900" w:h="16840"/>
          <w:pgMar w:top="1440" w:right="1077" w:bottom="1440" w:left="1077" w:header="851" w:footer="737" w:gutter="0"/>
          <w:cols w:space="708"/>
          <w:titlePg/>
          <w:docGrid w:linePitch="245"/>
        </w:sectPr>
      </w:pPr>
    </w:p>
    <w:p w14:paraId="3948DC74" w14:textId="628A8FD6" w:rsidR="00680222" w:rsidDel="00002EA8" w:rsidRDefault="00680222" w:rsidP="000B6550">
      <w:pPr>
        <w:rPr>
          <w:del w:id="985" w:author="Sacintha Raj" w:date="2023-01-26T01:03:00Z"/>
          <w:b/>
        </w:rPr>
      </w:pPr>
      <w:bookmarkStart w:id="986" w:name="_Toc125592576"/>
      <w:bookmarkEnd w:id="986"/>
    </w:p>
    <w:p w14:paraId="5B0F142A" w14:textId="7EB282F4" w:rsidR="00680222" w:rsidRPr="00226AFA" w:rsidDel="00002EA8" w:rsidRDefault="00226AFA" w:rsidP="000B6550">
      <w:pPr>
        <w:rPr>
          <w:del w:id="987" w:author="Sacintha Raj" w:date="2023-01-26T01:03:00Z"/>
          <w:bCs/>
        </w:rPr>
      </w:pPr>
      <w:del w:id="988" w:author="Sacintha Raj" w:date="2023-01-26T01:03:00Z">
        <w:r w:rsidDel="00002EA8">
          <w:rPr>
            <w:bCs/>
          </w:rPr>
          <w:delText>The Flow are described below.</w:delText>
        </w:r>
        <w:bookmarkStart w:id="989" w:name="_Toc125592577"/>
        <w:bookmarkEnd w:id="989"/>
      </w:del>
    </w:p>
    <w:p w14:paraId="56D84D75" w14:textId="406E2A9A" w:rsidR="00226AFA" w:rsidDel="00002EA8" w:rsidRDefault="00E60B8A" w:rsidP="00226AFA">
      <w:pPr>
        <w:rPr>
          <w:del w:id="990" w:author="Sacintha Raj" w:date="2023-01-26T01:03:00Z"/>
          <w:b/>
        </w:rPr>
      </w:pPr>
      <w:del w:id="991" w:author="Sacintha Raj" w:date="2023-01-26T01:03:00Z">
        <w:r w:rsidDel="00002EA8">
          <w:rPr>
            <w:b/>
          </w:rPr>
          <w:delText>Happy Path</w:delText>
        </w:r>
        <w:r w:rsidR="00226AFA" w:rsidDel="00002EA8">
          <w:rPr>
            <w:b/>
          </w:rPr>
          <w:delText xml:space="preserve"> Request Flow</w:delText>
        </w:r>
        <w:bookmarkStart w:id="992" w:name="_Toc125592578"/>
        <w:bookmarkEnd w:id="992"/>
      </w:del>
    </w:p>
    <w:p w14:paraId="432068E8" w14:textId="0FC14E5B" w:rsidR="00226AFA" w:rsidDel="00002EA8" w:rsidRDefault="00226AFA" w:rsidP="00226AFA">
      <w:pPr>
        <w:rPr>
          <w:del w:id="993" w:author="Sacintha Raj" w:date="2023-01-26T01:03:00Z"/>
        </w:rPr>
      </w:pPr>
      <w:del w:id="994" w:author="Sacintha Raj" w:date="2023-01-26T01:03:00Z">
        <w:r w:rsidDel="00002EA8">
          <w:delText>The Flow of request is as below</w:delText>
        </w:r>
        <w:bookmarkStart w:id="995" w:name="_Toc125592579"/>
        <w:bookmarkEnd w:id="995"/>
      </w:del>
    </w:p>
    <w:p w14:paraId="4D65593B" w14:textId="2556E3FC" w:rsidR="00226AFA" w:rsidDel="00002EA8" w:rsidRDefault="00226AFA" w:rsidP="00CF7D7A">
      <w:pPr>
        <w:pStyle w:val="ListParagraph"/>
        <w:numPr>
          <w:ilvl w:val="0"/>
          <w:numId w:val="22"/>
        </w:numPr>
        <w:spacing w:after="3" w:line="360" w:lineRule="auto"/>
        <w:rPr>
          <w:del w:id="996" w:author="Sacintha Raj" w:date="2023-01-26T01:03:00Z"/>
        </w:rPr>
      </w:pPr>
      <w:del w:id="997" w:author="Sacintha Raj" w:date="2023-01-26T01:03:00Z">
        <w:r w:rsidDel="00002EA8">
          <w:delText>CMS invokes the SOAP webservice exposed by CWA(Fuse).</w:delText>
        </w:r>
        <w:bookmarkStart w:id="998" w:name="_Toc125592580"/>
        <w:bookmarkEnd w:id="998"/>
      </w:del>
    </w:p>
    <w:p w14:paraId="441D1B2D" w14:textId="420A2FD4" w:rsidR="00226AFA" w:rsidDel="00002EA8" w:rsidRDefault="00226AFA" w:rsidP="00CF7D7A">
      <w:pPr>
        <w:pStyle w:val="ListParagraph"/>
        <w:numPr>
          <w:ilvl w:val="0"/>
          <w:numId w:val="22"/>
        </w:numPr>
        <w:spacing w:after="3" w:line="360" w:lineRule="auto"/>
        <w:rPr>
          <w:del w:id="999" w:author="Sacintha Raj" w:date="2023-01-26T01:03:00Z"/>
        </w:rPr>
      </w:pPr>
      <w:del w:id="1000" w:author="Sacintha Raj" w:date="2023-01-26T01:03:00Z">
        <w:r w:rsidDel="00002EA8">
          <w:delText xml:space="preserve">The request is validated and stored in a </w:delText>
        </w:r>
        <w:r w:rsidR="00C62477" w:rsidDel="00002EA8">
          <w:delText xml:space="preserve">S3 bucket, and the path is stored in a </w:delText>
        </w:r>
        <w:r w:rsidR="00CF7D7A" w:rsidDel="00002EA8">
          <w:delText>Dynamo DB</w:delText>
        </w:r>
        <w:r w:rsidDel="00002EA8">
          <w:delText xml:space="preserve"> table “DATA_STORE” for later consumption.</w:delText>
        </w:r>
        <w:bookmarkStart w:id="1001" w:name="_Toc125592581"/>
        <w:bookmarkEnd w:id="1001"/>
      </w:del>
    </w:p>
    <w:p w14:paraId="2BA87905" w14:textId="077DC7C6" w:rsidR="00226AFA" w:rsidDel="00002EA8" w:rsidRDefault="00226AFA" w:rsidP="00CF7D7A">
      <w:pPr>
        <w:pStyle w:val="ListParagraph"/>
        <w:numPr>
          <w:ilvl w:val="0"/>
          <w:numId w:val="22"/>
        </w:numPr>
        <w:spacing w:after="3" w:line="360" w:lineRule="auto"/>
        <w:rPr>
          <w:del w:id="1002" w:author="Sacintha Raj" w:date="2023-01-26T01:03:00Z"/>
        </w:rPr>
      </w:pPr>
      <w:del w:id="1003" w:author="Sacintha Raj" w:date="2023-01-26T01:03:00Z">
        <w:r w:rsidDel="00002EA8">
          <w:delText>The request is posted on to a queue “REQUEST_PROCESSING_QUEUE”</w:delText>
        </w:r>
        <w:bookmarkStart w:id="1004" w:name="_Toc125592582"/>
        <w:bookmarkEnd w:id="1004"/>
      </w:del>
    </w:p>
    <w:p w14:paraId="79378F54" w14:textId="09AE9F99" w:rsidR="00226AFA" w:rsidDel="00002EA8" w:rsidRDefault="00226AFA" w:rsidP="00CF7D7A">
      <w:pPr>
        <w:pStyle w:val="ListParagraph"/>
        <w:numPr>
          <w:ilvl w:val="0"/>
          <w:numId w:val="22"/>
        </w:numPr>
        <w:spacing w:after="3" w:line="360" w:lineRule="auto"/>
        <w:rPr>
          <w:del w:id="1005" w:author="Sacintha Raj" w:date="2023-01-26T01:03:00Z"/>
        </w:rPr>
      </w:pPr>
      <w:del w:id="1006" w:author="Sacintha Raj" w:date="2023-01-26T01:03:00Z">
        <w:r w:rsidDel="00002EA8">
          <w:delText xml:space="preserve">An acknowledgment is </w:delText>
        </w:r>
        <w:r w:rsidR="006A6B47" w:rsidDel="00002EA8">
          <w:delText>sent</w:delText>
        </w:r>
        <w:r w:rsidDel="00002EA8">
          <w:delText xml:space="preserve"> back to CMS.</w:delText>
        </w:r>
        <w:bookmarkStart w:id="1007" w:name="_Toc125592583"/>
        <w:bookmarkEnd w:id="1007"/>
      </w:del>
    </w:p>
    <w:p w14:paraId="1E974FE0" w14:textId="68EB5388" w:rsidR="00226AFA" w:rsidDel="00002EA8" w:rsidRDefault="00226AFA" w:rsidP="00C62477">
      <w:pPr>
        <w:pStyle w:val="ListParagraph"/>
        <w:numPr>
          <w:ilvl w:val="0"/>
          <w:numId w:val="22"/>
        </w:numPr>
        <w:spacing w:after="3" w:line="360" w:lineRule="auto"/>
        <w:rPr>
          <w:del w:id="1008" w:author="Sacintha Raj" w:date="2023-01-26T01:03:00Z"/>
        </w:rPr>
      </w:pPr>
      <w:del w:id="1009" w:author="Sacintha Raj" w:date="2023-01-26T01:03:00Z">
        <w:r w:rsidDel="00002EA8">
          <w:delText>The Request is picked from the “REQUEST_PROCESSING_QUEUE”.</w:delText>
        </w:r>
        <w:bookmarkStart w:id="1010" w:name="_Toc125592584"/>
        <w:bookmarkEnd w:id="1010"/>
      </w:del>
    </w:p>
    <w:p w14:paraId="2DDFF694" w14:textId="71238377" w:rsidR="00226AFA" w:rsidDel="00002EA8" w:rsidRDefault="00226AFA" w:rsidP="00CF7D7A">
      <w:pPr>
        <w:pStyle w:val="ListParagraph"/>
        <w:numPr>
          <w:ilvl w:val="0"/>
          <w:numId w:val="22"/>
        </w:numPr>
        <w:spacing w:after="3" w:line="360" w:lineRule="auto"/>
        <w:rPr>
          <w:del w:id="1011" w:author="Sacintha Raj" w:date="2023-01-26T01:03:00Z"/>
        </w:rPr>
      </w:pPr>
      <w:del w:id="1012" w:author="Sacintha Raj" w:date="2023-01-26T01:03:00Z">
        <w:r w:rsidDel="00002EA8">
          <w:delText>The request is mapped to an “Eclipse Request”.</w:delText>
        </w:r>
        <w:bookmarkStart w:id="1013" w:name="_Toc125592585"/>
        <w:bookmarkEnd w:id="1013"/>
      </w:del>
    </w:p>
    <w:p w14:paraId="04035A12" w14:textId="5362263E" w:rsidR="00226AFA" w:rsidDel="00002EA8" w:rsidRDefault="00226AFA" w:rsidP="00CF7D7A">
      <w:pPr>
        <w:pStyle w:val="ListParagraph"/>
        <w:numPr>
          <w:ilvl w:val="0"/>
          <w:numId w:val="22"/>
        </w:numPr>
        <w:spacing w:after="3" w:line="360" w:lineRule="auto"/>
        <w:rPr>
          <w:del w:id="1014" w:author="Sacintha Raj" w:date="2023-01-26T01:03:00Z"/>
        </w:rPr>
      </w:pPr>
      <w:del w:id="1015" w:author="Sacintha Raj" w:date="2023-01-26T01:03:00Z">
        <w:r w:rsidDel="00002EA8">
          <w:delText>This “Eclipse Request” is posted on to a “ECLIPSE_QUEUE”</w:delText>
        </w:r>
        <w:bookmarkStart w:id="1016" w:name="_Toc125592586"/>
        <w:bookmarkEnd w:id="1016"/>
      </w:del>
    </w:p>
    <w:p w14:paraId="0FA310E6" w14:textId="03A72AF2" w:rsidR="00226AFA" w:rsidDel="00002EA8" w:rsidRDefault="00226AFA" w:rsidP="00CF7D7A">
      <w:pPr>
        <w:pStyle w:val="ListParagraph"/>
        <w:numPr>
          <w:ilvl w:val="0"/>
          <w:numId w:val="22"/>
        </w:numPr>
        <w:spacing w:after="3" w:line="360" w:lineRule="auto"/>
        <w:rPr>
          <w:del w:id="1017" w:author="Sacintha Raj" w:date="2023-01-26T01:03:00Z"/>
        </w:rPr>
      </w:pPr>
      <w:del w:id="1018" w:author="Sacintha Raj" w:date="2023-01-26T01:03:00Z">
        <w:r w:rsidDel="00002EA8">
          <w:delText>The “Eclipse Request” is then used to invoke an API on the Eclipse.</w:delText>
        </w:r>
        <w:bookmarkStart w:id="1019" w:name="_Toc125592587"/>
        <w:bookmarkEnd w:id="1019"/>
      </w:del>
    </w:p>
    <w:p w14:paraId="7DCC0F68" w14:textId="28FEC8E2" w:rsidR="00226AFA" w:rsidDel="00002EA8" w:rsidRDefault="00226AFA" w:rsidP="00CF7D7A">
      <w:pPr>
        <w:pStyle w:val="ListParagraph"/>
        <w:numPr>
          <w:ilvl w:val="0"/>
          <w:numId w:val="22"/>
        </w:numPr>
        <w:spacing w:after="3" w:line="360" w:lineRule="auto"/>
        <w:rPr>
          <w:del w:id="1020" w:author="Sacintha Raj" w:date="2023-01-26T01:03:00Z"/>
        </w:rPr>
      </w:pPr>
      <w:del w:id="1021" w:author="Sacintha Raj" w:date="2023-01-26T01:03:00Z">
        <w:r w:rsidDel="00002EA8">
          <w:delText>The “Eclipse Response” is received from Eclipse.</w:delText>
        </w:r>
        <w:bookmarkStart w:id="1022" w:name="_Toc125592588"/>
        <w:bookmarkEnd w:id="1022"/>
      </w:del>
    </w:p>
    <w:p w14:paraId="795001C0" w14:textId="47FFB849" w:rsidR="00C62477" w:rsidDel="00002EA8" w:rsidRDefault="00226AFA" w:rsidP="00C62477">
      <w:pPr>
        <w:pStyle w:val="ListParagraph"/>
        <w:numPr>
          <w:ilvl w:val="0"/>
          <w:numId w:val="22"/>
        </w:numPr>
        <w:spacing w:after="3" w:line="360" w:lineRule="auto"/>
        <w:rPr>
          <w:del w:id="1023" w:author="Sacintha Raj" w:date="2023-01-26T01:03:00Z"/>
        </w:rPr>
      </w:pPr>
      <w:del w:id="1024" w:author="Sacintha Raj" w:date="2023-01-26T01:03:00Z">
        <w:r w:rsidDel="00002EA8">
          <w:delText xml:space="preserve">The “Eclipse Response” is </w:delText>
        </w:r>
        <w:r w:rsidR="00C62477" w:rsidDel="00002EA8">
          <w:delText>v</w:delText>
        </w:r>
        <w:r w:rsidDel="00002EA8">
          <w:delText xml:space="preserve">alidated </w:delText>
        </w:r>
        <w:r w:rsidR="00C4435B" w:rsidDel="00002EA8">
          <w:delText xml:space="preserve">and stored </w:delText>
        </w:r>
        <w:r w:rsidR="00C62477" w:rsidDel="00002EA8">
          <w:delText>in a S3 bucket, and the path is updated in Dynamo DB table “DATA_STORE” for later consumption.</w:delText>
        </w:r>
        <w:bookmarkStart w:id="1025" w:name="_Toc125592589"/>
        <w:bookmarkEnd w:id="1025"/>
      </w:del>
    </w:p>
    <w:p w14:paraId="511A1091" w14:textId="1718010D" w:rsidR="00226AFA" w:rsidDel="00002EA8" w:rsidRDefault="00226AFA" w:rsidP="00E52DAF">
      <w:pPr>
        <w:pStyle w:val="ListParagraph"/>
        <w:numPr>
          <w:ilvl w:val="0"/>
          <w:numId w:val="22"/>
        </w:numPr>
        <w:spacing w:after="3" w:line="360" w:lineRule="auto"/>
        <w:rPr>
          <w:del w:id="1026" w:author="Sacintha Raj" w:date="2023-01-26T01:03:00Z"/>
        </w:rPr>
      </w:pPr>
      <w:del w:id="1027" w:author="Sacintha Raj" w:date="2023-01-26T01:03:00Z">
        <w:r w:rsidDel="00002EA8">
          <w:delText>The “Eclipse Response” is posted to “RESPONSE_PROCESSING_QUEUE”.</w:delText>
        </w:r>
        <w:bookmarkStart w:id="1028" w:name="_Toc125592590"/>
        <w:bookmarkEnd w:id="1028"/>
      </w:del>
    </w:p>
    <w:p w14:paraId="6FFA59A6" w14:textId="0EED102A" w:rsidR="00226AFA" w:rsidDel="00002EA8" w:rsidRDefault="00226AFA" w:rsidP="00226AFA">
      <w:pPr>
        <w:rPr>
          <w:del w:id="1029" w:author="Sacintha Raj" w:date="2023-01-26T01:03:00Z"/>
        </w:rPr>
      </w:pPr>
      <w:bookmarkStart w:id="1030" w:name="_Toc125592591"/>
      <w:bookmarkEnd w:id="1030"/>
    </w:p>
    <w:p w14:paraId="724E2060" w14:textId="3791D6D4" w:rsidR="00226AFA" w:rsidDel="00002EA8" w:rsidRDefault="00226AFA" w:rsidP="00226AFA">
      <w:pPr>
        <w:rPr>
          <w:del w:id="1031" w:author="Sacintha Raj" w:date="2023-01-26T01:03:00Z"/>
        </w:rPr>
      </w:pPr>
      <w:bookmarkStart w:id="1032" w:name="_Toc125592592"/>
      <w:bookmarkEnd w:id="1032"/>
    </w:p>
    <w:p w14:paraId="3A3CF272" w14:textId="1C5D0CD7" w:rsidR="00226AFA" w:rsidDel="00002EA8" w:rsidRDefault="00E60B8A" w:rsidP="00226AFA">
      <w:pPr>
        <w:rPr>
          <w:del w:id="1033" w:author="Sacintha Raj" w:date="2023-01-26T01:03:00Z"/>
          <w:b/>
        </w:rPr>
      </w:pPr>
      <w:del w:id="1034" w:author="Sacintha Raj" w:date="2023-01-26T01:03:00Z">
        <w:r w:rsidDel="00002EA8">
          <w:rPr>
            <w:b/>
          </w:rPr>
          <w:delText xml:space="preserve">Happy Path </w:delText>
        </w:r>
        <w:r w:rsidR="00226AFA" w:rsidDel="00002EA8">
          <w:rPr>
            <w:b/>
          </w:rPr>
          <w:delText>Response Flow</w:delText>
        </w:r>
        <w:bookmarkStart w:id="1035" w:name="_Toc125592593"/>
        <w:bookmarkEnd w:id="1035"/>
      </w:del>
    </w:p>
    <w:p w14:paraId="4F2DC4B9" w14:textId="12EFF1E5" w:rsidR="00226AFA" w:rsidDel="00002EA8" w:rsidRDefault="00226AFA" w:rsidP="00226AFA">
      <w:pPr>
        <w:rPr>
          <w:del w:id="1036" w:author="Sacintha Raj" w:date="2023-01-26T01:03:00Z"/>
        </w:rPr>
      </w:pPr>
      <w:del w:id="1037" w:author="Sacintha Raj" w:date="2023-01-26T01:03:00Z">
        <w:r w:rsidDel="00002EA8">
          <w:delText>The Flow of response is as below</w:delText>
        </w:r>
        <w:bookmarkStart w:id="1038" w:name="_Toc125592594"/>
        <w:bookmarkEnd w:id="1038"/>
      </w:del>
    </w:p>
    <w:p w14:paraId="29E0C7B9" w14:textId="0706C389" w:rsidR="00226AFA" w:rsidDel="00002EA8" w:rsidRDefault="00226AFA" w:rsidP="00CF7D7A">
      <w:pPr>
        <w:pStyle w:val="ListParagraph"/>
        <w:numPr>
          <w:ilvl w:val="0"/>
          <w:numId w:val="23"/>
        </w:numPr>
        <w:spacing w:after="3" w:line="360" w:lineRule="auto"/>
        <w:rPr>
          <w:del w:id="1039" w:author="Sacintha Raj" w:date="2023-01-26T01:03:00Z"/>
        </w:rPr>
      </w:pPr>
      <w:del w:id="1040" w:author="Sacintha Raj" w:date="2023-01-26T01:03:00Z">
        <w:r w:rsidDel="00002EA8">
          <w:delText>The “Eclipse Response” is picked from the “RESPONSE_PROCESSING_QUEUE”.</w:delText>
        </w:r>
        <w:bookmarkStart w:id="1041" w:name="_Toc125592595"/>
        <w:bookmarkEnd w:id="1041"/>
      </w:del>
    </w:p>
    <w:p w14:paraId="2F5AC7DE" w14:textId="39270AD0" w:rsidR="00226AFA" w:rsidDel="00002EA8" w:rsidRDefault="00226AFA" w:rsidP="00CF7D7A">
      <w:pPr>
        <w:pStyle w:val="ListParagraph"/>
        <w:numPr>
          <w:ilvl w:val="0"/>
          <w:numId w:val="23"/>
        </w:numPr>
        <w:spacing w:after="3" w:line="360" w:lineRule="auto"/>
        <w:rPr>
          <w:del w:id="1042" w:author="Sacintha Raj" w:date="2023-01-26T01:03:00Z"/>
        </w:rPr>
      </w:pPr>
      <w:del w:id="1043" w:author="Sacintha Raj" w:date="2023-01-26T01:03:00Z">
        <w:r w:rsidDel="00002EA8">
          <w:delText xml:space="preserve">The Key fields from response are send to a </w:delText>
        </w:r>
        <w:r w:rsidR="00CF7D7A" w:rsidDel="00002EA8">
          <w:delText>DynamoDB</w:delText>
        </w:r>
        <w:r w:rsidDel="00002EA8">
          <w:delText xml:space="preserve"> Table “Reconciliation Table”</w:delText>
        </w:r>
        <w:bookmarkStart w:id="1044" w:name="_Toc125592596"/>
        <w:bookmarkEnd w:id="1044"/>
      </w:del>
    </w:p>
    <w:p w14:paraId="48B26A50" w14:textId="2AAD2E6B" w:rsidR="00226AFA" w:rsidDel="00002EA8" w:rsidRDefault="00226AFA" w:rsidP="00CF7D7A">
      <w:pPr>
        <w:pStyle w:val="ListParagraph"/>
        <w:numPr>
          <w:ilvl w:val="0"/>
          <w:numId w:val="23"/>
        </w:numPr>
        <w:spacing w:after="3" w:line="360" w:lineRule="auto"/>
        <w:rPr>
          <w:del w:id="1045" w:author="Sacintha Raj" w:date="2023-01-26T01:03:00Z"/>
        </w:rPr>
      </w:pPr>
      <w:del w:id="1046" w:author="Sacintha Raj" w:date="2023-01-26T01:03:00Z">
        <w:r w:rsidDel="00002EA8">
          <w:delText>The Eclipse Response is mapped to a “CMS Response”</w:delText>
        </w:r>
        <w:bookmarkStart w:id="1047" w:name="_Toc125592597"/>
        <w:bookmarkEnd w:id="1047"/>
      </w:del>
    </w:p>
    <w:p w14:paraId="7FA550A8" w14:textId="6CAE54F6" w:rsidR="00226AFA" w:rsidDel="00002EA8" w:rsidRDefault="00226AFA" w:rsidP="00CF7D7A">
      <w:pPr>
        <w:pStyle w:val="ListParagraph"/>
        <w:numPr>
          <w:ilvl w:val="0"/>
          <w:numId w:val="23"/>
        </w:numPr>
        <w:spacing w:after="3" w:line="360" w:lineRule="auto"/>
        <w:rPr>
          <w:del w:id="1048" w:author="Sacintha Raj" w:date="2023-01-26T01:03:00Z"/>
        </w:rPr>
      </w:pPr>
      <w:del w:id="1049" w:author="Sacintha Raj" w:date="2023-01-26T01:03:00Z">
        <w:r w:rsidDel="00002EA8">
          <w:delText>The “CMS Response” is posted on to a “CMS_QUEUE”</w:delText>
        </w:r>
        <w:bookmarkStart w:id="1050" w:name="_Toc125592598"/>
        <w:bookmarkEnd w:id="1050"/>
      </w:del>
    </w:p>
    <w:p w14:paraId="041435D2" w14:textId="0EDD6E79" w:rsidR="00226AFA" w:rsidDel="00002EA8" w:rsidRDefault="00226AFA" w:rsidP="00CF7D7A">
      <w:pPr>
        <w:pStyle w:val="ListParagraph"/>
        <w:numPr>
          <w:ilvl w:val="0"/>
          <w:numId w:val="23"/>
        </w:numPr>
        <w:spacing w:after="3" w:line="360" w:lineRule="auto"/>
        <w:rPr>
          <w:del w:id="1051" w:author="Sacintha Raj" w:date="2023-01-26T01:03:00Z"/>
        </w:rPr>
      </w:pPr>
      <w:del w:id="1052" w:author="Sacintha Raj" w:date="2023-01-26T01:03:00Z">
        <w:r w:rsidDel="00002EA8">
          <w:delText>The “CMS Response” is picked from the “CMS_QUEUE” and used to invoke the CMS Callback APIs</w:delText>
        </w:r>
        <w:bookmarkStart w:id="1053" w:name="_Toc125592599"/>
        <w:bookmarkEnd w:id="1053"/>
      </w:del>
    </w:p>
    <w:p w14:paraId="16616546" w14:textId="422285EF" w:rsidR="00226AFA" w:rsidDel="00002EA8" w:rsidRDefault="00226AFA" w:rsidP="00CF7D7A">
      <w:pPr>
        <w:pStyle w:val="ListParagraph"/>
        <w:numPr>
          <w:ilvl w:val="0"/>
          <w:numId w:val="23"/>
        </w:numPr>
        <w:spacing w:after="3" w:line="360" w:lineRule="auto"/>
        <w:rPr>
          <w:del w:id="1054" w:author="Sacintha Raj" w:date="2023-01-26T01:03:00Z"/>
        </w:rPr>
      </w:pPr>
      <w:del w:id="1055" w:author="Sacintha Raj" w:date="2023-01-26T01:03:00Z">
        <w:r w:rsidDel="00002EA8">
          <w:delText>Upon successful acknowledgment Response from CMS the request and Response is cleared from the “DATA_STORE” and marked complete on the “DATA_STORE”</w:delText>
        </w:r>
        <w:bookmarkStart w:id="1056" w:name="_Toc125592600"/>
        <w:bookmarkEnd w:id="1056"/>
      </w:del>
    </w:p>
    <w:p w14:paraId="3176F9CF" w14:textId="417900FC" w:rsidR="00226AFA" w:rsidDel="00002EA8" w:rsidRDefault="00226AFA" w:rsidP="00226AFA">
      <w:pPr>
        <w:rPr>
          <w:del w:id="1057" w:author="Sacintha Raj" w:date="2023-01-26T01:03:00Z"/>
        </w:rPr>
      </w:pPr>
      <w:bookmarkStart w:id="1058" w:name="_Toc125592601"/>
      <w:bookmarkEnd w:id="1058"/>
    </w:p>
    <w:p w14:paraId="3C5A49B3" w14:textId="3AFC0597" w:rsidR="00226AFA" w:rsidDel="00002EA8" w:rsidRDefault="00226AFA" w:rsidP="00226AFA">
      <w:pPr>
        <w:rPr>
          <w:del w:id="1059" w:author="Sacintha Raj" w:date="2023-01-26T01:03:00Z"/>
          <w:b/>
        </w:rPr>
      </w:pPr>
      <w:del w:id="1060" w:author="Sacintha Raj" w:date="2023-01-26T01:03:00Z">
        <w:r w:rsidDel="00002EA8">
          <w:rPr>
            <w:b/>
          </w:rPr>
          <w:delText>Alternative Flows</w:delText>
        </w:r>
        <w:bookmarkStart w:id="1061" w:name="_Toc125592602"/>
        <w:bookmarkEnd w:id="1061"/>
      </w:del>
    </w:p>
    <w:p w14:paraId="6ECA2726" w14:textId="5236E5AF" w:rsidR="00226AFA" w:rsidDel="00002EA8" w:rsidRDefault="00226AFA" w:rsidP="00226AFA">
      <w:pPr>
        <w:rPr>
          <w:del w:id="1062" w:author="Sacintha Raj" w:date="2023-01-26T01:03:00Z"/>
        </w:rPr>
      </w:pPr>
      <w:del w:id="1063" w:author="Sacintha Raj" w:date="2023-01-26T01:03:00Z">
        <w:r w:rsidDel="00002EA8">
          <w:delText>The Above two flows are successful Request and Response flows.</w:delText>
        </w:r>
        <w:bookmarkStart w:id="1064" w:name="_Toc125592603"/>
        <w:bookmarkEnd w:id="1064"/>
      </w:del>
    </w:p>
    <w:p w14:paraId="5C4CD5D0" w14:textId="3736C68E" w:rsidR="00226AFA" w:rsidDel="00002EA8" w:rsidRDefault="00226AFA" w:rsidP="00226AFA">
      <w:pPr>
        <w:rPr>
          <w:del w:id="1065" w:author="Sacintha Raj" w:date="2023-01-26T01:03:00Z"/>
        </w:rPr>
      </w:pPr>
      <w:del w:id="1066" w:author="Sacintha Raj" w:date="2023-01-26T01:03:00Z">
        <w:r w:rsidDel="00002EA8">
          <w:delText>Below this section we will discuss the alternative flows arising out of error scenarios</w:delText>
        </w:r>
        <w:bookmarkStart w:id="1067" w:name="_Toc125592604"/>
        <w:bookmarkEnd w:id="1067"/>
      </w:del>
    </w:p>
    <w:p w14:paraId="0AB373E4" w14:textId="4B6C11AC" w:rsidR="00226AFA" w:rsidDel="00002EA8" w:rsidRDefault="00226AFA" w:rsidP="00226AFA">
      <w:pPr>
        <w:rPr>
          <w:del w:id="1068" w:author="Sacintha Raj" w:date="2023-01-26T01:03:00Z"/>
        </w:rPr>
      </w:pPr>
      <w:bookmarkStart w:id="1069" w:name="_Toc125592605"/>
      <w:bookmarkEnd w:id="1069"/>
    </w:p>
    <w:p w14:paraId="2171B7D0" w14:textId="64A38B2D" w:rsidR="00226AFA" w:rsidDel="00002EA8" w:rsidRDefault="00226AFA" w:rsidP="00226AFA">
      <w:pPr>
        <w:rPr>
          <w:del w:id="1070" w:author="Sacintha Raj" w:date="2023-01-26T01:03:00Z"/>
          <w:b/>
        </w:rPr>
      </w:pPr>
      <w:del w:id="1071" w:author="Sacintha Raj" w:date="2023-01-26T01:03:00Z">
        <w:r w:rsidDel="00002EA8">
          <w:rPr>
            <w:b/>
          </w:rPr>
          <w:delText>CMS Invalid Request Flow</w:delText>
        </w:r>
        <w:bookmarkStart w:id="1072" w:name="_Toc125592606"/>
        <w:bookmarkEnd w:id="1072"/>
      </w:del>
    </w:p>
    <w:p w14:paraId="22A57311" w14:textId="50BAFEC1" w:rsidR="00226AFA" w:rsidDel="00002EA8" w:rsidRDefault="00226AFA" w:rsidP="00CF7D7A">
      <w:pPr>
        <w:pStyle w:val="ListParagraph"/>
        <w:numPr>
          <w:ilvl w:val="0"/>
          <w:numId w:val="24"/>
        </w:numPr>
        <w:spacing w:after="3" w:line="360" w:lineRule="auto"/>
        <w:rPr>
          <w:del w:id="1073" w:author="Sacintha Raj" w:date="2023-01-26T01:03:00Z"/>
        </w:rPr>
      </w:pPr>
      <w:del w:id="1074" w:author="Sacintha Raj" w:date="2023-01-26T01:03:00Z">
        <w:r w:rsidDel="00002EA8">
          <w:delText>CMS invokes the SOAP webservice exposed by CWA(Fuse).</w:delText>
        </w:r>
        <w:bookmarkStart w:id="1075" w:name="_Toc125592607"/>
        <w:bookmarkEnd w:id="1075"/>
      </w:del>
    </w:p>
    <w:p w14:paraId="403C181C" w14:textId="482CC1EE" w:rsidR="00226AFA" w:rsidDel="00002EA8" w:rsidRDefault="00226AFA" w:rsidP="00CF7D7A">
      <w:pPr>
        <w:pStyle w:val="ListParagraph"/>
        <w:numPr>
          <w:ilvl w:val="0"/>
          <w:numId w:val="24"/>
        </w:numPr>
        <w:spacing w:after="3" w:line="360" w:lineRule="auto"/>
        <w:rPr>
          <w:del w:id="1076" w:author="Sacintha Raj" w:date="2023-01-26T01:03:00Z"/>
        </w:rPr>
      </w:pPr>
      <w:del w:id="1077" w:author="Sacintha Raj" w:date="2023-01-26T01:03:00Z">
        <w:r w:rsidDel="00002EA8">
          <w:delText>The request is validated and found to be an error.</w:delText>
        </w:r>
        <w:bookmarkStart w:id="1078" w:name="_Toc125592608"/>
        <w:bookmarkEnd w:id="1078"/>
      </w:del>
    </w:p>
    <w:p w14:paraId="5C75C835" w14:textId="2F1FFCA6" w:rsidR="00226AFA" w:rsidDel="00002EA8" w:rsidRDefault="00226AFA" w:rsidP="00CF7D7A">
      <w:pPr>
        <w:pStyle w:val="ListParagraph"/>
        <w:numPr>
          <w:ilvl w:val="0"/>
          <w:numId w:val="24"/>
        </w:numPr>
        <w:spacing w:after="3" w:line="360" w:lineRule="auto"/>
        <w:rPr>
          <w:del w:id="1079" w:author="Sacintha Raj" w:date="2023-01-26T01:03:00Z"/>
        </w:rPr>
      </w:pPr>
      <w:del w:id="1080" w:author="Sacintha Raj" w:date="2023-01-26T01:03:00Z">
        <w:r w:rsidDel="00002EA8">
          <w:delText xml:space="preserve">A soap fault is </w:delText>
        </w:r>
        <w:r w:rsidR="006A6B47" w:rsidDel="00002EA8">
          <w:delText>sent</w:delText>
        </w:r>
        <w:r w:rsidDel="00002EA8">
          <w:delText xml:space="preserve"> back to CMS</w:delText>
        </w:r>
        <w:bookmarkStart w:id="1081" w:name="_Toc125592609"/>
        <w:bookmarkEnd w:id="1081"/>
      </w:del>
    </w:p>
    <w:p w14:paraId="021DFE1D" w14:textId="257C9302" w:rsidR="006A5EB3" w:rsidDel="00002EA8" w:rsidRDefault="006A5EB3" w:rsidP="006A5EB3">
      <w:pPr>
        <w:rPr>
          <w:del w:id="1082" w:author="Sacintha Raj" w:date="2023-01-26T01:03:00Z"/>
          <w:b/>
        </w:rPr>
      </w:pPr>
      <w:del w:id="1083" w:author="Sacintha Raj" w:date="2023-01-26T01:03:00Z">
        <w:r w:rsidDel="00002EA8">
          <w:rPr>
            <w:b/>
          </w:rPr>
          <w:delText xml:space="preserve">CMS </w:delText>
        </w:r>
        <w:r w:rsidDel="00002EA8">
          <w:rPr>
            <w:b/>
          </w:rPr>
          <w:delText>Request storage to S3 bucket has failed</w:delText>
        </w:r>
        <w:bookmarkStart w:id="1084" w:name="_Toc125592610"/>
        <w:bookmarkEnd w:id="1084"/>
      </w:del>
    </w:p>
    <w:p w14:paraId="53AA56F5" w14:textId="72299BCB" w:rsidR="006A5EB3" w:rsidDel="00002EA8" w:rsidRDefault="006A5EB3" w:rsidP="006A5EB3">
      <w:pPr>
        <w:pStyle w:val="ListParagraph"/>
        <w:numPr>
          <w:ilvl w:val="0"/>
          <w:numId w:val="40"/>
        </w:numPr>
        <w:spacing w:after="3" w:line="360" w:lineRule="auto"/>
        <w:rPr>
          <w:del w:id="1085" w:author="Sacintha Raj" w:date="2023-01-26T01:03:00Z"/>
        </w:rPr>
      </w:pPr>
      <w:del w:id="1086" w:author="Sacintha Raj" w:date="2023-01-26T01:03:00Z">
        <w:r w:rsidDel="00002EA8">
          <w:delText>CMS invokes the SOAP webservice exposed by CWA(Fuse).</w:delText>
        </w:r>
        <w:bookmarkStart w:id="1087" w:name="_Toc125592611"/>
        <w:bookmarkEnd w:id="1087"/>
      </w:del>
    </w:p>
    <w:p w14:paraId="48D6C63A" w14:textId="66FB0ABA" w:rsidR="006A5EB3" w:rsidDel="00002EA8" w:rsidRDefault="006A5EB3" w:rsidP="006A5EB3">
      <w:pPr>
        <w:pStyle w:val="ListParagraph"/>
        <w:numPr>
          <w:ilvl w:val="0"/>
          <w:numId w:val="40"/>
        </w:numPr>
        <w:spacing w:after="3" w:line="360" w:lineRule="auto"/>
        <w:rPr>
          <w:del w:id="1088" w:author="Sacintha Raj" w:date="2023-01-26T01:03:00Z"/>
        </w:rPr>
      </w:pPr>
      <w:del w:id="1089" w:author="Sacintha Raj" w:date="2023-01-26T01:03:00Z">
        <w:r w:rsidDel="00002EA8">
          <w:delText xml:space="preserve">The request is </w:delText>
        </w:r>
        <w:r w:rsidDel="00002EA8">
          <w:delText>validated.</w:delText>
        </w:r>
        <w:bookmarkStart w:id="1090" w:name="_Toc125592612"/>
        <w:bookmarkEnd w:id="1090"/>
      </w:del>
    </w:p>
    <w:p w14:paraId="014A1844" w14:textId="303BAA61" w:rsidR="006A5EB3" w:rsidDel="00002EA8" w:rsidRDefault="006A5EB3" w:rsidP="006A5EB3">
      <w:pPr>
        <w:pStyle w:val="ListParagraph"/>
        <w:numPr>
          <w:ilvl w:val="0"/>
          <w:numId w:val="40"/>
        </w:numPr>
        <w:spacing w:after="3" w:line="360" w:lineRule="auto"/>
        <w:rPr>
          <w:del w:id="1091" w:author="Sacintha Raj" w:date="2023-01-26T01:03:00Z"/>
        </w:rPr>
      </w:pPr>
      <w:del w:id="1092" w:author="Sacintha Raj" w:date="2023-01-26T01:03:00Z">
        <w:r w:rsidDel="00002EA8">
          <w:delText xml:space="preserve">The request is stored in a s3 bucket </w:delText>
        </w:r>
        <w:bookmarkStart w:id="1093" w:name="_Toc125592613"/>
        <w:bookmarkEnd w:id="1093"/>
      </w:del>
    </w:p>
    <w:p w14:paraId="727F8C03" w14:textId="1D0A5E78" w:rsidR="006A5EB3" w:rsidDel="00002EA8" w:rsidRDefault="006A5EB3" w:rsidP="006A5EB3">
      <w:pPr>
        <w:pStyle w:val="ListParagraph"/>
        <w:numPr>
          <w:ilvl w:val="0"/>
          <w:numId w:val="40"/>
        </w:numPr>
        <w:spacing w:after="3" w:line="360" w:lineRule="auto"/>
        <w:rPr>
          <w:del w:id="1094" w:author="Sacintha Raj" w:date="2023-01-26T01:03:00Z"/>
        </w:rPr>
      </w:pPr>
      <w:del w:id="1095" w:author="Sacintha Raj" w:date="2023-01-26T01:03:00Z">
        <w:r w:rsidDel="00002EA8">
          <w:delText>A soap fault is sent back to CMS</w:delText>
        </w:r>
        <w:bookmarkStart w:id="1096" w:name="_Toc125592614"/>
        <w:bookmarkEnd w:id="1096"/>
      </w:del>
    </w:p>
    <w:p w14:paraId="0A90223E" w14:textId="31D6D5AC" w:rsidR="006A5EB3" w:rsidDel="00002EA8" w:rsidRDefault="006A5EB3" w:rsidP="006A5EB3">
      <w:pPr>
        <w:spacing w:after="3" w:line="360" w:lineRule="auto"/>
        <w:rPr>
          <w:del w:id="1097" w:author="Sacintha Raj" w:date="2023-01-26T01:03:00Z"/>
        </w:rPr>
      </w:pPr>
      <w:bookmarkStart w:id="1098" w:name="_Toc125592615"/>
      <w:bookmarkEnd w:id="1098"/>
    </w:p>
    <w:p w14:paraId="2D8E7185" w14:textId="19CFE42E" w:rsidR="00226AFA" w:rsidDel="00002EA8" w:rsidRDefault="00226AFA" w:rsidP="00226AFA">
      <w:pPr>
        <w:spacing w:after="3" w:line="360" w:lineRule="auto"/>
        <w:rPr>
          <w:del w:id="1099" w:author="Sacintha Raj" w:date="2023-01-26T01:03:00Z"/>
        </w:rPr>
      </w:pPr>
      <w:bookmarkStart w:id="1100" w:name="_Toc125592616"/>
      <w:bookmarkEnd w:id="1100"/>
    </w:p>
    <w:p w14:paraId="4CA5D41B" w14:textId="360DF693" w:rsidR="00226AFA" w:rsidDel="00002EA8" w:rsidRDefault="00226AFA" w:rsidP="00226AFA">
      <w:pPr>
        <w:rPr>
          <w:del w:id="1101" w:author="Sacintha Raj" w:date="2023-01-26T01:03:00Z"/>
          <w:b/>
        </w:rPr>
      </w:pPr>
      <w:del w:id="1102" w:author="Sacintha Raj" w:date="2023-01-26T01:03:00Z">
        <w:r w:rsidDel="00002EA8">
          <w:rPr>
            <w:b/>
          </w:rPr>
          <w:delText>CMS duplicate Request Flow</w:delText>
        </w:r>
        <w:bookmarkStart w:id="1103" w:name="_Toc125592617"/>
        <w:bookmarkEnd w:id="1103"/>
      </w:del>
    </w:p>
    <w:p w14:paraId="10C6F304" w14:textId="6D2685EB" w:rsidR="00226AFA" w:rsidDel="00002EA8" w:rsidRDefault="00226AFA" w:rsidP="00CF7D7A">
      <w:pPr>
        <w:pStyle w:val="ListParagraph"/>
        <w:numPr>
          <w:ilvl w:val="0"/>
          <w:numId w:val="25"/>
        </w:numPr>
        <w:spacing w:after="3" w:line="360" w:lineRule="auto"/>
        <w:rPr>
          <w:del w:id="1104" w:author="Sacintha Raj" w:date="2023-01-26T01:03:00Z"/>
        </w:rPr>
      </w:pPr>
      <w:del w:id="1105" w:author="Sacintha Raj" w:date="2023-01-26T01:03:00Z">
        <w:r w:rsidDel="00002EA8">
          <w:delText>CMS invokes the SOAP webservice exposed by CWA(Fuse).</w:delText>
        </w:r>
        <w:bookmarkStart w:id="1106" w:name="_Toc125592618"/>
        <w:bookmarkEnd w:id="1106"/>
      </w:del>
    </w:p>
    <w:p w14:paraId="3B65A6D0" w14:textId="7FCD9D57" w:rsidR="00226AFA" w:rsidDel="00002EA8" w:rsidRDefault="00226AFA" w:rsidP="00CF7D7A">
      <w:pPr>
        <w:pStyle w:val="ListParagraph"/>
        <w:numPr>
          <w:ilvl w:val="0"/>
          <w:numId w:val="25"/>
        </w:numPr>
        <w:spacing w:after="3" w:line="360" w:lineRule="auto"/>
        <w:rPr>
          <w:del w:id="1107" w:author="Sacintha Raj" w:date="2023-01-26T01:03:00Z"/>
        </w:rPr>
      </w:pPr>
      <w:del w:id="1108" w:author="Sacintha Raj" w:date="2023-01-26T01:03:00Z">
        <w:r w:rsidDel="00002EA8">
          <w:delText xml:space="preserve">The request is validated </w:delText>
        </w:r>
        <w:bookmarkStart w:id="1109" w:name="_Toc125592619"/>
        <w:bookmarkEnd w:id="1109"/>
      </w:del>
    </w:p>
    <w:p w14:paraId="187FC917" w14:textId="16F4BC1B" w:rsidR="006A5EB3" w:rsidDel="00002EA8" w:rsidRDefault="006A5EB3" w:rsidP="00CF7D7A">
      <w:pPr>
        <w:pStyle w:val="ListParagraph"/>
        <w:numPr>
          <w:ilvl w:val="0"/>
          <w:numId w:val="25"/>
        </w:numPr>
        <w:spacing w:after="3" w:line="360" w:lineRule="auto"/>
        <w:rPr>
          <w:del w:id="1110" w:author="Sacintha Raj" w:date="2023-01-26T01:03:00Z"/>
        </w:rPr>
      </w:pPr>
      <w:del w:id="1111" w:author="Sacintha Raj" w:date="2023-01-26T01:03:00Z">
        <w:r w:rsidDel="00002EA8">
          <w:delText xml:space="preserve">The request is stored in a S3 Bucket </w:delText>
        </w:r>
        <w:bookmarkStart w:id="1112" w:name="_Toc125592620"/>
        <w:bookmarkEnd w:id="1112"/>
      </w:del>
    </w:p>
    <w:p w14:paraId="45BD428B" w14:textId="5ED81CA6" w:rsidR="00226AFA" w:rsidDel="00002EA8" w:rsidRDefault="00226AFA" w:rsidP="00CF7D7A">
      <w:pPr>
        <w:pStyle w:val="ListParagraph"/>
        <w:numPr>
          <w:ilvl w:val="0"/>
          <w:numId w:val="25"/>
        </w:numPr>
        <w:spacing w:after="3" w:line="360" w:lineRule="auto"/>
        <w:rPr>
          <w:del w:id="1113" w:author="Sacintha Raj" w:date="2023-01-26T01:03:00Z"/>
        </w:rPr>
      </w:pPr>
      <w:del w:id="1114" w:author="Sacintha Raj" w:date="2023-01-26T01:03:00Z">
        <w:r w:rsidDel="00002EA8">
          <w:delText xml:space="preserve">The </w:delText>
        </w:r>
        <w:r w:rsidR="006A5EB3" w:rsidDel="00002EA8">
          <w:delText xml:space="preserve">path </w:delText>
        </w:r>
        <w:r w:rsidR="00C4435B" w:rsidDel="00002EA8">
          <w:delText>reference is</w:delText>
        </w:r>
        <w:r w:rsidDel="00002EA8">
          <w:delText xml:space="preserve"> </w:delText>
        </w:r>
        <w:r w:rsidR="00C4435B" w:rsidDel="00002EA8">
          <w:delText>stored</w:delText>
        </w:r>
        <w:r w:rsidDel="00002EA8">
          <w:delText xml:space="preserve"> to the “DATA_STORE”</w:delText>
        </w:r>
        <w:bookmarkStart w:id="1115" w:name="_Toc125592621"/>
        <w:bookmarkEnd w:id="1115"/>
      </w:del>
    </w:p>
    <w:p w14:paraId="08AEA531" w14:textId="714E2708" w:rsidR="00226AFA" w:rsidDel="00002EA8" w:rsidRDefault="00226AFA" w:rsidP="00CF7D7A">
      <w:pPr>
        <w:pStyle w:val="ListParagraph"/>
        <w:numPr>
          <w:ilvl w:val="0"/>
          <w:numId w:val="25"/>
        </w:numPr>
        <w:spacing w:after="3" w:line="360" w:lineRule="auto"/>
        <w:rPr>
          <w:del w:id="1116" w:author="Sacintha Raj" w:date="2023-01-26T01:03:00Z"/>
        </w:rPr>
      </w:pPr>
      <w:del w:id="1117" w:author="Sacintha Raj" w:date="2023-01-26T01:03:00Z">
        <w:r w:rsidDel="00002EA8">
          <w:delText>A primary key validation occurs which denotes a duplicate request.</w:delText>
        </w:r>
        <w:bookmarkStart w:id="1118" w:name="_Toc125592622"/>
        <w:bookmarkEnd w:id="1118"/>
      </w:del>
    </w:p>
    <w:p w14:paraId="2F040259" w14:textId="16893B99" w:rsidR="00226AFA" w:rsidDel="00002EA8" w:rsidRDefault="00226AFA" w:rsidP="00CF7D7A">
      <w:pPr>
        <w:pStyle w:val="ListParagraph"/>
        <w:numPr>
          <w:ilvl w:val="0"/>
          <w:numId w:val="25"/>
        </w:numPr>
        <w:spacing w:after="3" w:line="360" w:lineRule="auto"/>
        <w:rPr>
          <w:del w:id="1119" w:author="Sacintha Raj" w:date="2023-01-26T01:03:00Z"/>
        </w:rPr>
      </w:pPr>
      <w:del w:id="1120" w:author="Sacintha Raj" w:date="2023-01-26T01:03:00Z">
        <w:r w:rsidDel="00002EA8">
          <w:delText xml:space="preserve">A soap fault is </w:delText>
        </w:r>
        <w:r w:rsidR="006A6B47" w:rsidDel="00002EA8">
          <w:delText>sent</w:delText>
        </w:r>
        <w:r w:rsidDel="00002EA8">
          <w:delText xml:space="preserve"> back to CMS</w:delText>
        </w:r>
        <w:bookmarkStart w:id="1121" w:name="_Toc125592623"/>
        <w:bookmarkEnd w:id="1121"/>
      </w:del>
    </w:p>
    <w:p w14:paraId="47DAD6FD" w14:textId="29C01CB9" w:rsidR="00226AFA" w:rsidDel="00002EA8" w:rsidRDefault="00226AFA" w:rsidP="00226AFA">
      <w:pPr>
        <w:pStyle w:val="ListParagraph"/>
        <w:spacing w:after="3" w:line="360" w:lineRule="auto"/>
        <w:rPr>
          <w:del w:id="1122" w:author="Sacintha Raj" w:date="2023-01-26T01:03:00Z"/>
        </w:rPr>
      </w:pPr>
      <w:bookmarkStart w:id="1123" w:name="_Toc125592624"/>
      <w:bookmarkEnd w:id="1123"/>
    </w:p>
    <w:p w14:paraId="31768CC4" w14:textId="7C29232B" w:rsidR="00226AFA" w:rsidDel="00002EA8" w:rsidRDefault="00226AFA" w:rsidP="00226AFA">
      <w:pPr>
        <w:rPr>
          <w:del w:id="1124" w:author="Sacintha Raj" w:date="2023-01-26T01:03:00Z"/>
          <w:b/>
        </w:rPr>
      </w:pPr>
      <w:del w:id="1125" w:author="Sacintha Raj" w:date="2023-01-26T01:03:00Z">
        <w:r w:rsidDel="00002EA8">
          <w:rPr>
            <w:b/>
          </w:rPr>
          <w:delText>Eclipse Temporarily Unavailable Request Flow</w:delText>
        </w:r>
        <w:bookmarkStart w:id="1126" w:name="_Toc125592625"/>
        <w:bookmarkEnd w:id="1126"/>
      </w:del>
    </w:p>
    <w:p w14:paraId="2C03016A" w14:textId="4E25A161" w:rsidR="00226AFA" w:rsidDel="00002EA8" w:rsidRDefault="00226AFA" w:rsidP="00CF7D7A">
      <w:pPr>
        <w:pStyle w:val="ListParagraph"/>
        <w:numPr>
          <w:ilvl w:val="0"/>
          <w:numId w:val="26"/>
        </w:numPr>
        <w:spacing w:after="3" w:line="360" w:lineRule="auto"/>
        <w:rPr>
          <w:del w:id="1127" w:author="Sacintha Raj" w:date="2023-01-26T01:03:00Z"/>
        </w:rPr>
      </w:pPr>
      <w:del w:id="1128" w:author="Sacintha Raj" w:date="2023-01-26T01:03:00Z">
        <w:r w:rsidDel="00002EA8">
          <w:delText>CMS invokes the SOAP webservice exposed by CWA(Fuse).</w:delText>
        </w:r>
        <w:bookmarkStart w:id="1129" w:name="_Toc125592626"/>
        <w:bookmarkEnd w:id="1129"/>
      </w:del>
    </w:p>
    <w:p w14:paraId="0A59FA8E" w14:textId="47650DB4" w:rsidR="00226AFA" w:rsidDel="00002EA8" w:rsidRDefault="00C4435B" w:rsidP="00CF7D7A">
      <w:pPr>
        <w:pStyle w:val="ListParagraph"/>
        <w:numPr>
          <w:ilvl w:val="0"/>
          <w:numId w:val="26"/>
        </w:numPr>
        <w:spacing w:after="3" w:line="360" w:lineRule="auto"/>
        <w:rPr>
          <w:del w:id="1130" w:author="Sacintha Raj" w:date="2023-01-26T01:03:00Z"/>
        </w:rPr>
      </w:pPr>
      <w:del w:id="1131" w:author="Sacintha Raj" w:date="2023-01-26T01:03:00Z">
        <w:r w:rsidDel="00002EA8">
          <w:delText>The request is validated and stored in a S3 bucket, and the path is stored in a Dynamo DB table “DATA_STORE” for later consumption.</w:delText>
        </w:r>
        <w:bookmarkStart w:id="1132" w:name="_Toc125592627"/>
        <w:bookmarkEnd w:id="1132"/>
      </w:del>
    </w:p>
    <w:p w14:paraId="38EDD228" w14:textId="21D45341" w:rsidR="00226AFA" w:rsidDel="00002EA8" w:rsidRDefault="00226AFA" w:rsidP="00CF7D7A">
      <w:pPr>
        <w:pStyle w:val="ListParagraph"/>
        <w:numPr>
          <w:ilvl w:val="0"/>
          <w:numId w:val="26"/>
        </w:numPr>
        <w:spacing w:after="3" w:line="360" w:lineRule="auto"/>
        <w:rPr>
          <w:del w:id="1133" w:author="Sacintha Raj" w:date="2023-01-26T01:03:00Z"/>
        </w:rPr>
      </w:pPr>
      <w:del w:id="1134" w:author="Sacintha Raj" w:date="2023-01-26T01:03:00Z">
        <w:r w:rsidDel="00002EA8">
          <w:delText>The request is posted on to a queue “REQUEST_PROCESSING_QUEUE”</w:delText>
        </w:r>
        <w:bookmarkStart w:id="1135" w:name="_Toc125592628"/>
        <w:bookmarkEnd w:id="1135"/>
      </w:del>
    </w:p>
    <w:p w14:paraId="16A427B1" w14:textId="7FDB01F2" w:rsidR="00226AFA" w:rsidDel="00002EA8" w:rsidRDefault="00226AFA" w:rsidP="00CF7D7A">
      <w:pPr>
        <w:pStyle w:val="ListParagraph"/>
        <w:numPr>
          <w:ilvl w:val="0"/>
          <w:numId w:val="26"/>
        </w:numPr>
        <w:spacing w:after="3" w:line="360" w:lineRule="auto"/>
        <w:rPr>
          <w:del w:id="1136" w:author="Sacintha Raj" w:date="2023-01-26T01:03:00Z"/>
        </w:rPr>
      </w:pPr>
      <w:del w:id="1137" w:author="Sacintha Raj" w:date="2023-01-26T01:03:00Z">
        <w:r w:rsidDel="00002EA8">
          <w:delText xml:space="preserve">An acknowledgment is </w:delText>
        </w:r>
        <w:r w:rsidR="006A6B47" w:rsidDel="00002EA8">
          <w:delText>sent</w:delText>
        </w:r>
        <w:r w:rsidDel="00002EA8">
          <w:delText xml:space="preserve"> back to CMS.</w:delText>
        </w:r>
        <w:bookmarkStart w:id="1138" w:name="_Toc125592629"/>
        <w:bookmarkEnd w:id="1138"/>
      </w:del>
    </w:p>
    <w:p w14:paraId="32937F01" w14:textId="1C21E045" w:rsidR="00226AFA" w:rsidDel="00002EA8" w:rsidRDefault="00226AFA" w:rsidP="00CF7D7A">
      <w:pPr>
        <w:pStyle w:val="ListParagraph"/>
        <w:numPr>
          <w:ilvl w:val="0"/>
          <w:numId w:val="26"/>
        </w:numPr>
        <w:spacing w:after="3" w:line="360" w:lineRule="auto"/>
        <w:rPr>
          <w:del w:id="1139" w:author="Sacintha Raj" w:date="2023-01-26T01:03:00Z"/>
        </w:rPr>
      </w:pPr>
      <w:del w:id="1140" w:author="Sacintha Raj" w:date="2023-01-26T01:03:00Z">
        <w:r w:rsidDel="00002EA8">
          <w:delText>The Request is picked from the “REQUEST_PROCESSING_QUEUE”.</w:delText>
        </w:r>
        <w:bookmarkStart w:id="1141" w:name="_Toc125592630"/>
        <w:bookmarkEnd w:id="1141"/>
      </w:del>
    </w:p>
    <w:p w14:paraId="5F7C0AB3" w14:textId="61B05A9E" w:rsidR="00226AFA" w:rsidDel="00002EA8" w:rsidRDefault="00226AFA" w:rsidP="00CF7D7A">
      <w:pPr>
        <w:pStyle w:val="ListParagraph"/>
        <w:numPr>
          <w:ilvl w:val="0"/>
          <w:numId w:val="26"/>
        </w:numPr>
        <w:spacing w:after="3" w:line="360" w:lineRule="auto"/>
        <w:rPr>
          <w:del w:id="1142" w:author="Sacintha Raj" w:date="2023-01-26T01:03:00Z"/>
        </w:rPr>
      </w:pPr>
      <w:del w:id="1143" w:author="Sacintha Raj" w:date="2023-01-26T01:03:00Z">
        <w:r w:rsidDel="00002EA8">
          <w:delText xml:space="preserve">The Key fields from request are send to a </w:delText>
        </w:r>
        <w:r w:rsidR="00CF7D7A" w:rsidDel="00002EA8">
          <w:delText>DynamoDB</w:delText>
        </w:r>
        <w:r w:rsidDel="00002EA8">
          <w:delText xml:space="preserve"> Table “Reconciliation Table”</w:delText>
        </w:r>
        <w:bookmarkStart w:id="1144" w:name="_Toc125592631"/>
        <w:bookmarkEnd w:id="1144"/>
      </w:del>
    </w:p>
    <w:p w14:paraId="34B35DDA" w14:textId="4243D254" w:rsidR="00226AFA" w:rsidDel="00002EA8" w:rsidRDefault="00226AFA" w:rsidP="00CF7D7A">
      <w:pPr>
        <w:pStyle w:val="ListParagraph"/>
        <w:numPr>
          <w:ilvl w:val="0"/>
          <w:numId w:val="26"/>
        </w:numPr>
        <w:spacing w:after="3" w:line="360" w:lineRule="auto"/>
        <w:rPr>
          <w:del w:id="1145" w:author="Sacintha Raj" w:date="2023-01-26T01:03:00Z"/>
        </w:rPr>
      </w:pPr>
      <w:del w:id="1146" w:author="Sacintha Raj" w:date="2023-01-26T01:03:00Z">
        <w:r w:rsidDel="00002EA8">
          <w:delText>The request is mapped to an “Eclipse Request”.</w:delText>
        </w:r>
        <w:bookmarkStart w:id="1147" w:name="_Toc125592632"/>
        <w:bookmarkEnd w:id="1147"/>
      </w:del>
    </w:p>
    <w:p w14:paraId="60245274" w14:textId="7FF495BB" w:rsidR="00226AFA" w:rsidDel="00002EA8" w:rsidRDefault="00226AFA" w:rsidP="00CF7D7A">
      <w:pPr>
        <w:pStyle w:val="ListParagraph"/>
        <w:numPr>
          <w:ilvl w:val="0"/>
          <w:numId w:val="26"/>
        </w:numPr>
        <w:spacing w:after="3" w:line="360" w:lineRule="auto"/>
        <w:rPr>
          <w:del w:id="1148" w:author="Sacintha Raj" w:date="2023-01-26T01:03:00Z"/>
        </w:rPr>
      </w:pPr>
      <w:del w:id="1149" w:author="Sacintha Raj" w:date="2023-01-26T01:03:00Z">
        <w:r w:rsidDel="00002EA8">
          <w:delText>This “Eclipse Request” is posted on to a “ECLIPSE_QUEUE”</w:delText>
        </w:r>
        <w:bookmarkStart w:id="1150" w:name="_Toc125592633"/>
        <w:bookmarkEnd w:id="1150"/>
      </w:del>
    </w:p>
    <w:p w14:paraId="6C7C194F" w14:textId="40BC9FEF" w:rsidR="00226AFA" w:rsidDel="00002EA8" w:rsidRDefault="00226AFA" w:rsidP="00CF7D7A">
      <w:pPr>
        <w:pStyle w:val="ListParagraph"/>
        <w:numPr>
          <w:ilvl w:val="0"/>
          <w:numId w:val="26"/>
        </w:numPr>
        <w:spacing w:after="3" w:line="360" w:lineRule="auto"/>
        <w:rPr>
          <w:del w:id="1151" w:author="Sacintha Raj" w:date="2023-01-26T01:03:00Z"/>
        </w:rPr>
      </w:pPr>
      <w:del w:id="1152" w:author="Sacintha Raj" w:date="2023-01-26T01:03:00Z">
        <w:r w:rsidDel="00002EA8">
          <w:delText>The “Eclipse Request” is then used to invoke an API on the Eclipse.</w:delText>
        </w:r>
        <w:bookmarkStart w:id="1153" w:name="_Toc125592634"/>
        <w:bookmarkEnd w:id="1153"/>
      </w:del>
    </w:p>
    <w:p w14:paraId="6FE3DE7D" w14:textId="687567FE" w:rsidR="00226AFA" w:rsidDel="00002EA8" w:rsidRDefault="00226AFA" w:rsidP="00CF7D7A">
      <w:pPr>
        <w:pStyle w:val="ListParagraph"/>
        <w:numPr>
          <w:ilvl w:val="0"/>
          <w:numId w:val="26"/>
        </w:numPr>
        <w:spacing w:after="3" w:line="360" w:lineRule="auto"/>
        <w:rPr>
          <w:del w:id="1154" w:author="Sacintha Raj" w:date="2023-01-26T01:03:00Z"/>
        </w:rPr>
      </w:pPr>
      <w:del w:id="1155" w:author="Sacintha Raj" w:date="2023-01-26T01:03:00Z">
        <w:r w:rsidDel="00002EA8">
          <w:delText>If the Eclipse is unavailable when invoking the API.</w:delText>
        </w:r>
        <w:bookmarkStart w:id="1156" w:name="_Toc125592635"/>
        <w:bookmarkEnd w:id="1156"/>
      </w:del>
    </w:p>
    <w:p w14:paraId="13DB45BE" w14:textId="1890082A" w:rsidR="00226AFA" w:rsidDel="00002EA8" w:rsidRDefault="00226AFA" w:rsidP="00CF7D7A">
      <w:pPr>
        <w:pStyle w:val="ListParagraph"/>
        <w:numPr>
          <w:ilvl w:val="0"/>
          <w:numId w:val="26"/>
        </w:numPr>
        <w:spacing w:after="3" w:line="360" w:lineRule="auto"/>
        <w:rPr>
          <w:del w:id="1157" w:author="Sacintha Raj" w:date="2023-01-26T01:03:00Z"/>
        </w:rPr>
      </w:pPr>
      <w:del w:id="1158" w:author="Sacintha Raj" w:date="2023-01-26T01:03:00Z">
        <w:r w:rsidDel="00002EA8">
          <w:delText xml:space="preserve">This “Eclipse Request” is tried after some interval of time </w:delText>
        </w:r>
        <w:bookmarkStart w:id="1159" w:name="_Toc125592636"/>
        <w:bookmarkEnd w:id="1159"/>
      </w:del>
    </w:p>
    <w:p w14:paraId="5E0F45E4" w14:textId="590F53FC" w:rsidR="00226AFA" w:rsidDel="00002EA8" w:rsidRDefault="00226AFA" w:rsidP="00CF7D7A">
      <w:pPr>
        <w:pStyle w:val="ListParagraph"/>
        <w:numPr>
          <w:ilvl w:val="0"/>
          <w:numId w:val="26"/>
        </w:numPr>
        <w:spacing w:after="3" w:line="360" w:lineRule="auto"/>
        <w:rPr>
          <w:del w:id="1160" w:author="Sacintha Raj" w:date="2023-01-26T01:03:00Z"/>
        </w:rPr>
      </w:pPr>
      <w:del w:id="1161" w:author="Sacintha Raj" w:date="2023-01-26T01:03:00Z">
        <w:r w:rsidDel="00002EA8">
          <w:delText>Likewise step 10 and 11 are repeated for three times.</w:delText>
        </w:r>
        <w:bookmarkStart w:id="1162" w:name="_Toc125592637"/>
        <w:bookmarkEnd w:id="1162"/>
      </w:del>
    </w:p>
    <w:p w14:paraId="0AF91AB1" w14:textId="2DD630B4" w:rsidR="00226AFA" w:rsidDel="00002EA8" w:rsidRDefault="00226AFA" w:rsidP="00CF7D7A">
      <w:pPr>
        <w:pStyle w:val="ListParagraph"/>
        <w:numPr>
          <w:ilvl w:val="0"/>
          <w:numId w:val="26"/>
        </w:numPr>
        <w:spacing w:after="3" w:line="360" w:lineRule="auto"/>
        <w:rPr>
          <w:del w:id="1163" w:author="Sacintha Raj" w:date="2023-01-26T01:03:00Z"/>
        </w:rPr>
      </w:pPr>
      <w:del w:id="1164" w:author="Sacintha Raj" w:date="2023-01-26T01:03:00Z">
        <w:r w:rsidDel="00002EA8">
          <w:delText>Before the last attempt is used Eclipse is available and it is invoked successfully</w:delText>
        </w:r>
        <w:bookmarkStart w:id="1165" w:name="_Toc125592638"/>
        <w:bookmarkEnd w:id="1165"/>
      </w:del>
    </w:p>
    <w:p w14:paraId="1181AA22" w14:textId="4C986CDA" w:rsidR="00226AFA" w:rsidDel="00002EA8" w:rsidRDefault="00226AFA" w:rsidP="00CF7D7A">
      <w:pPr>
        <w:pStyle w:val="ListParagraph"/>
        <w:numPr>
          <w:ilvl w:val="0"/>
          <w:numId w:val="26"/>
        </w:numPr>
        <w:spacing w:after="3" w:line="360" w:lineRule="auto"/>
        <w:rPr>
          <w:del w:id="1166" w:author="Sacintha Raj" w:date="2023-01-26T01:03:00Z"/>
        </w:rPr>
      </w:pPr>
      <w:del w:id="1167" w:author="Sacintha Raj" w:date="2023-01-26T01:03:00Z">
        <w:r w:rsidDel="00002EA8">
          <w:delText>The “Eclipse Response” is received from Eclipse.</w:delText>
        </w:r>
        <w:bookmarkStart w:id="1168" w:name="_Toc125592639"/>
        <w:bookmarkEnd w:id="1168"/>
      </w:del>
    </w:p>
    <w:p w14:paraId="366885D0" w14:textId="7CA43D98" w:rsidR="00226AFA" w:rsidDel="00002EA8" w:rsidRDefault="00C4435B" w:rsidP="00CF7D7A">
      <w:pPr>
        <w:pStyle w:val="ListParagraph"/>
        <w:numPr>
          <w:ilvl w:val="0"/>
          <w:numId w:val="26"/>
        </w:numPr>
        <w:spacing w:after="3" w:line="360" w:lineRule="auto"/>
        <w:rPr>
          <w:del w:id="1169" w:author="Sacintha Raj" w:date="2023-01-26T01:03:00Z"/>
        </w:rPr>
      </w:pPr>
      <w:del w:id="1170" w:author="Sacintha Raj" w:date="2023-01-26T01:03:00Z">
        <w:r w:rsidDel="00002EA8">
          <w:delText>The “Eclipse Response” is validated and stored in a S3 bucket, and the path is updated in Dynamo DB table “DATA_STORE” for later consumption.</w:delText>
        </w:r>
        <w:bookmarkStart w:id="1171" w:name="_Toc125592640"/>
        <w:bookmarkEnd w:id="1171"/>
      </w:del>
    </w:p>
    <w:p w14:paraId="62E23D86" w14:textId="64281912" w:rsidR="00226AFA" w:rsidDel="00002EA8" w:rsidRDefault="00226AFA" w:rsidP="00CF7D7A">
      <w:pPr>
        <w:pStyle w:val="ListParagraph"/>
        <w:numPr>
          <w:ilvl w:val="0"/>
          <w:numId w:val="26"/>
        </w:numPr>
        <w:spacing w:after="3" w:line="360" w:lineRule="auto"/>
        <w:rPr>
          <w:del w:id="1172" w:author="Sacintha Raj" w:date="2023-01-26T01:03:00Z"/>
        </w:rPr>
      </w:pPr>
      <w:del w:id="1173" w:author="Sacintha Raj" w:date="2023-01-26T01:03:00Z">
        <w:r w:rsidDel="00002EA8">
          <w:delText>The “Eclipse Response” is posted to “RESPONSE_PROCESSING_QUEUE”.</w:delText>
        </w:r>
        <w:bookmarkStart w:id="1174" w:name="_Toc125592641"/>
        <w:bookmarkEnd w:id="1174"/>
      </w:del>
    </w:p>
    <w:p w14:paraId="1C5F2A07" w14:textId="7156B36F" w:rsidR="00226AFA" w:rsidDel="00002EA8" w:rsidRDefault="00226AFA" w:rsidP="00226AFA">
      <w:pPr>
        <w:pStyle w:val="ListParagraph"/>
        <w:spacing w:after="3" w:line="360" w:lineRule="auto"/>
        <w:rPr>
          <w:del w:id="1175" w:author="Sacintha Raj" w:date="2023-01-26T01:03:00Z"/>
        </w:rPr>
      </w:pPr>
      <w:bookmarkStart w:id="1176" w:name="_Toc125592642"/>
      <w:bookmarkEnd w:id="1176"/>
    </w:p>
    <w:p w14:paraId="09DC1B0C" w14:textId="64A68EC2" w:rsidR="00226AFA" w:rsidDel="00002EA8" w:rsidRDefault="00226AFA" w:rsidP="00226AFA">
      <w:pPr>
        <w:rPr>
          <w:del w:id="1177" w:author="Sacintha Raj" w:date="2023-01-26T01:03:00Z"/>
          <w:b/>
        </w:rPr>
      </w:pPr>
      <w:del w:id="1178" w:author="Sacintha Raj" w:date="2023-01-26T01:03:00Z">
        <w:r w:rsidDel="00002EA8">
          <w:rPr>
            <w:b/>
          </w:rPr>
          <w:delText>Eclipse Permanently Unavailable Request Flow</w:delText>
        </w:r>
        <w:bookmarkStart w:id="1179" w:name="_Toc125592643"/>
        <w:bookmarkEnd w:id="1179"/>
      </w:del>
    </w:p>
    <w:p w14:paraId="5C06604B" w14:textId="6591E475" w:rsidR="00226AFA" w:rsidDel="00002EA8" w:rsidRDefault="00226AFA" w:rsidP="00CF7D7A">
      <w:pPr>
        <w:pStyle w:val="ListParagraph"/>
        <w:numPr>
          <w:ilvl w:val="0"/>
          <w:numId w:val="27"/>
        </w:numPr>
        <w:spacing w:after="3" w:line="360" w:lineRule="auto"/>
        <w:rPr>
          <w:del w:id="1180" w:author="Sacintha Raj" w:date="2023-01-26T01:03:00Z"/>
        </w:rPr>
      </w:pPr>
      <w:del w:id="1181" w:author="Sacintha Raj" w:date="2023-01-26T01:03:00Z">
        <w:r w:rsidDel="00002EA8">
          <w:delText>CMS invokes the SOAP webservice exposed by CWA(Fuse).</w:delText>
        </w:r>
        <w:bookmarkStart w:id="1182" w:name="_Toc125592644"/>
        <w:bookmarkEnd w:id="1182"/>
      </w:del>
    </w:p>
    <w:p w14:paraId="7BA8FB47" w14:textId="11F22FDD" w:rsidR="00226AFA" w:rsidDel="00002EA8" w:rsidRDefault="00C4435B" w:rsidP="00CF7D7A">
      <w:pPr>
        <w:pStyle w:val="ListParagraph"/>
        <w:numPr>
          <w:ilvl w:val="0"/>
          <w:numId w:val="27"/>
        </w:numPr>
        <w:spacing w:after="3" w:line="360" w:lineRule="auto"/>
        <w:rPr>
          <w:del w:id="1183" w:author="Sacintha Raj" w:date="2023-01-26T01:03:00Z"/>
        </w:rPr>
      </w:pPr>
      <w:del w:id="1184" w:author="Sacintha Raj" w:date="2023-01-26T01:03:00Z">
        <w:r w:rsidDel="00002EA8">
          <w:delText>The request is validated and stored in a S3 bucket, and the path is stored in a Dynamo DB table “DATA_STORE” for later consumption.</w:delText>
        </w:r>
        <w:bookmarkStart w:id="1185" w:name="_Toc125592645"/>
        <w:bookmarkEnd w:id="1185"/>
      </w:del>
    </w:p>
    <w:p w14:paraId="1CBCD16D" w14:textId="3CA63EE6" w:rsidR="00226AFA" w:rsidDel="00002EA8" w:rsidRDefault="00226AFA" w:rsidP="00CF7D7A">
      <w:pPr>
        <w:pStyle w:val="ListParagraph"/>
        <w:numPr>
          <w:ilvl w:val="0"/>
          <w:numId w:val="27"/>
        </w:numPr>
        <w:spacing w:after="3" w:line="360" w:lineRule="auto"/>
        <w:rPr>
          <w:del w:id="1186" w:author="Sacintha Raj" w:date="2023-01-26T01:03:00Z"/>
        </w:rPr>
      </w:pPr>
      <w:del w:id="1187" w:author="Sacintha Raj" w:date="2023-01-26T01:03:00Z">
        <w:r w:rsidDel="00002EA8">
          <w:delText>The request is posted on to a queue “REQUEST_PROCESSING_QUEUE”</w:delText>
        </w:r>
        <w:bookmarkStart w:id="1188" w:name="_Toc125592646"/>
        <w:bookmarkEnd w:id="1188"/>
      </w:del>
    </w:p>
    <w:p w14:paraId="12BAF52D" w14:textId="5B0028D0" w:rsidR="00226AFA" w:rsidDel="00002EA8" w:rsidRDefault="00226AFA" w:rsidP="00CF7D7A">
      <w:pPr>
        <w:pStyle w:val="ListParagraph"/>
        <w:numPr>
          <w:ilvl w:val="0"/>
          <w:numId w:val="27"/>
        </w:numPr>
        <w:spacing w:after="3" w:line="360" w:lineRule="auto"/>
        <w:rPr>
          <w:del w:id="1189" w:author="Sacintha Raj" w:date="2023-01-26T01:03:00Z"/>
        </w:rPr>
      </w:pPr>
      <w:del w:id="1190" w:author="Sacintha Raj" w:date="2023-01-26T01:03:00Z">
        <w:r w:rsidDel="00002EA8">
          <w:delText xml:space="preserve">An acknowledgment is </w:delText>
        </w:r>
        <w:r w:rsidR="006A6B47" w:rsidDel="00002EA8">
          <w:delText>sent</w:delText>
        </w:r>
        <w:r w:rsidDel="00002EA8">
          <w:delText xml:space="preserve"> back to CMS.</w:delText>
        </w:r>
        <w:bookmarkStart w:id="1191" w:name="_Toc125592647"/>
        <w:bookmarkEnd w:id="1191"/>
      </w:del>
    </w:p>
    <w:p w14:paraId="295C8A21" w14:textId="31FBE38F" w:rsidR="00226AFA" w:rsidDel="00002EA8" w:rsidRDefault="00226AFA" w:rsidP="00CF7D7A">
      <w:pPr>
        <w:pStyle w:val="ListParagraph"/>
        <w:numPr>
          <w:ilvl w:val="0"/>
          <w:numId w:val="27"/>
        </w:numPr>
        <w:spacing w:after="3" w:line="360" w:lineRule="auto"/>
        <w:rPr>
          <w:del w:id="1192" w:author="Sacintha Raj" w:date="2023-01-26T01:03:00Z"/>
        </w:rPr>
      </w:pPr>
      <w:del w:id="1193" w:author="Sacintha Raj" w:date="2023-01-26T01:03:00Z">
        <w:r w:rsidDel="00002EA8">
          <w:delText>The Request is picked from the “REQUEST_PROCESSING_QUEUE”.</w:delText>
        </w:r>
        <w:bookmarkStart w:id="1194" w:name="_Toc125592648"/>
        <w:bookmarkEnd w:id="1194"/>
      </w:del>
    </w:p>
    <w:p w14:paraId="5E2BD21A" w14:textId="056AE9B1" w:rsidR="00226AFA" w:rsidDel="00002EA8" w:rsidRDefault="00226AFA" w:rsidP="00CF7D7A">
      <w:pPr>
        <w:pStyle w:val="ListParagraph"/>
        <w:numPr>
          <w:ilvl w:val="0"/>
          <w:numId w:val="27"/>
        </w:numPr>
        <w:spacing w:after="3" w:line="360" w:lineRule="auto"/>
        <w:rPr>
          <w:del w:id="1195" w:author="Sacintha Raj" w:date="2023-01-26T01:03:00Z"/>
        </w:rPr>
      </w:pPr>
      <w:del w:id="1196" w:author="Sacintha Raj" w:date="2023-01-26T01:03:00Z">
        <w:r w:rsidDel="00002EA8">
          <w:delText xml:space="preserve">The Key fields from request are send to a </w:delText>
        </w:r>
        <w:r w:rsidR="00CF7D7A" w:rsidDel="00002EA8">
          <w:delText xml:space="preserve">DynamoDB </w:delText>
        </w:r>
        <w:r w:rsidDel="00002EA8">
          <w:delText>Table “Reconciliation Table”</w:delText>
        </w:r>
        <w:bookmarkStart w:id="1197" w:name="_Toc125592649"/>
        <w:bookmarkEnd w:id="1197"/>
      </w:del>
    </w:p>
    <w:p w14:paraId="52281F8A" w14:textId="4EC841A2" w:rsidR="00226AFA" w:rsidDel="00002EA8" w:rsidRDefault="00226AFA" w:rsidP="00CF7D7A">
      <w:pPr>
        <w:pStyle w:val="ListParagraph"/>
        <w:numPr>
          <w:ilvl w:val="0"/>
          <w:numId w:val="27"/>
        </w:numPr>
        <w:spacing w:after="3" w:line="360" w:lineRule="auto"/>
        <w:rPr>
          <w:del w:id="1198" w:author="Sacintha Raj" w:date="2023-01-26T01:03:00Z"/>
        </w:rPr>
      </w:pPr>
      <w:del w:id="1199" w:author="Sacintha Raj" w:date="2023-01-26T01:03:00Z">
        <w:r w:rsidDel="00002EA8">
          <w:delText>The request is mapped to an “Eclipse Request”.</w:delText>
        </w:r>
        <w:bookmarkStart w:id="1200" w:name="_Toc125592650"/>
        <w:bookmarkEnd w:id="1200"/>
      </w:del>
    </w:p>
    <w:p w14:paraId="684EC0C8" w14:textId="2A969841" w:rsidR="00226AFA" w:rsidDel="00002EA8" w:rsidRDefault="00226AFA" w:rsidP="00CF7D7A">
      <w:pPr>
        <w:pStyle w:val="ListParagraph"/>
        <w:numPr>
          <w:ilvl w:val="0"/>
          <w:numId w:val="27"/>
        </w:numPr>
        <w:spacing w:after="3" w:line="360" w:lineRule="auto"/>
        <w:rPr>
          <w:del w:id="1201" w:author="Sacintha Raj" w:date="2023-01-26T01:03:00Z"/>
        </w:rPr>
      </w:pPr>
      <w:del w:id="1202" w:author="Sacintha Raj" w:date="2023-01-26T01:03:00Z">
        <w:r w:rsidDel="00002EA8">
          <w:delText>This “Eclipse Request” is posted on to a “ECLIPSE_QUEUE”</w:delText>
        </w:r>
        <w:bookmarkStart w:id="1203" w:name="_Toc125592651"/>
        <w:bookmarkEnd w:id="1203"/>
      </w:del>
    </w:p>
    <w:p w14:paraId="304695B8" w14:textId="2100C8B7" w:rsidR="00226AFA" w:rsidDel="00002EA8" w:rsidRDefault="00226AFA" w:rsidP="00CF7D7A">
      <w:pPr>
        <w:pStyle w:val="ListParagraph"/>
        <w:numPr>
          <w:ilvl w:val="0"/>
          <w:numId w:val="27"/>
        </w:numPr>
        <w:spacing w:after="3" w:line="360" w:lineRule="auto"/>
        <w:rPr>
          <w:del w:id="1204" w:author="Sacintha Raj" w:date="2023-01-26T01:03:00Z"/>
        </w:rPr>
      </w:pPr>
      <w:del w:id="1205" w:author="Sacintha Raj" w:date="2023-01-26T01:03:00Z">
        <w:r w:rsidDel="00002EA8">
          <w:delText>The “Eclipse Request” is then used to invoke an API on the Eclipse.</w:delText>
        </w:r>
        <w:bookmarkStart w:id="1206" w:name="_Toc125592652"/>
        <w:bookmarkEnd w:id="1206"/>
      </w:del>
    </w:p>
    <w:p w14:paraId="1EEA7E40" w14:textId="26ABC540" w:rsidR="00226AFA" w:rsidDel="00002EA8" w:rsidRDefault="00226AFA" w:rsidP="00CF7D7A">
      <w:pPr>
        <w:pStyle w:val="ListParagraph"/>
        <w:numPr>
          <w:ilvl w:val="0"/>
          <w:numId w:val="27"/>
        </w:numPr>
        <w:spacing w:after="3" w:line="360" w:lineRule="auto"/>
        <w:rPr>
          <w:del w:id="1207" w:author="Sacintha Raj" w:date="2023-01-26T01:03:00Z"/>
        </w:rPr>
      </w:pPr>
      <w:del w:id="1208" w:author="Sacintha Raj" w:date="2023-01-26T01:03:00Z">
        <w:r w:rsidDel="00002EA8">
          <w:delText>If the Eclipse is unavailable when invoking the API.</w:delText>
        </w:r>
        <w:bookmarkStart w:id="1209" w:name="_Toc125592653"/>
        <w:bookmarkEnd w:id="1209"/>
      </w:del>
    </w:p>
    <w:p w14:paraId="24FA1EE4" w14:textId="6BFC042D" w:rsidR="00226AFA" w:rsidDel="00002EA8" w:rsidRDefault="00226AFA" w:rsidP="00CF7D7A">
      <w:pPr>
        <w:pStyle w:val="ListParagraph"/>
        <w:numPr>
          <w:ilvl w:val="0"/>
          <w:numId w:val="27"/>
        </w:numPr>
        <w:spacing w:after="3" w:line="360" w:lineRule="auto"/>
        <w:rPr>
          <w:del w:id="1210" w:author="Sacintha Raj" w:date="2023-01-26T01:03:00Z"/>
        </w:rPr>
      </w:pPr>
      <w:del w:id="1211" w:author="Sacintha Raj" w:date="2023-01-26T01:03:00Z">
        <w:r w:rsidDel="00002EA8">
          <w:delText xml:space="preserve">This “Eclipse Request” is tried after some interval of time </w:delText>
        </w:r>
        <w:bookmarkStart w:id="1212" w:name="_Toc125592654"/>
        <w:bookmarkEnd w:id="1212"/>
      </w:del>
    </w:p>
    <w:p w14:paraId="2A7FC8CD" w14:textId="317AD262" w:rsidR="00226AFA" w:rsidDel="00002EA8" w:rsidRDefault="00226AFA" w:rsidP="00CF7D7A">
      <w:pPr>
        <w:pStyle w:val="ListParagraph"/>
        <w:numPr>
          <w:ilvl w:val="0"/>
          <w:numId w:val="27"/>
        </w:numPr>
        <w:spacing w:after="3" w:line="360" w:lineRule="auto"/>
        <w:rPr>
          <w:del w:id="1213" w:author="Sacintha Raj" w:date="2023-01-26T01:03:00Z"/>
        </w:rPr>
      </w:pPr>
      <w:del w:id="1214" w:author="Sacintha Raj" w:date="2023-01-26T01:03:00Z">
        <w:r w:rsidDel="00002EA8">
          <w:delText>Likewise step 10 and 11 are repeated for three times.</w:delText>
        </w:r>
        <w:bookmarkStart w:id="1215" w:name="_Toc125592655"/>
        <w:bookmarkEnd w:id="1215"/>
      </w:del>
    </w:p>
    <w:p w14:paraId="03472E41" w14:textId="5CA7D277" w:rsidR="00226AFA" w:rsidDel="00002EA8" w:rsidRDefault="00226AFA" w:rsidP="00CF7D7A">
      <w:pPr>
        <w:pStyle w:val="ListParagraph"/>
        <w:numPr>
          <w:ilvl w:val="0"/>
          <w:numId w:val="27"/>
        </w:numPr>
        <w:spacing w:after="3" w:line="360" w:lineRule="auto"/>
        <w:rPr>
          <w:del w:id="1216" w:author="Sacintha Raj" w:date="2023-01-26T01:03:00Z"/>
        </w:rPr>
      </w:pPr>
      <w:del w:id="1217" w:author="Sacintha Raj" w:date="2023-01-26T01:03:00Z">
        <w:r w:rsidDel="00002EA8">
          <w:delText xml:space="preserve">All attempts are exhausted and still the eclipse is down. And the </w:delText>
        </w:r>
        <w:r w:rsidR="00CC1D26" w:rsidDel="00002EA8">
          <w:delText>m</w:delText>
        </w:r>
        <w:r w:rsidDel="00002EA8">
          <w:delText xml:space="preserve">essage is </w:delText>
        </w:r>
        <w:r w:rsidR="00CC1D26" w:rsidDel="00002EA8">
          <w:delText>sent</w:delText>
        </w:r>
        <w:r w:rsidDel="00002EA8">
          <w:delText xml:space="preserve"> to “ECLIPSE_BACKUP_QUEUE”</w:delText>
        </w:r>
        <w:bookmarkStart w:id="1218" w:name="_Toc125592656"/>
        <w:bookmarkEnd w:id="1218"/>
      </w:del>
    </w:p>
    <w:p w14:paraId="5CC6158E" w14:textId="4B458D5A" w:rsidR="00226AFA" w:rsidDel="00002EA8" w:rsidRDefault="00226AFA" w:rsidP="00CF7D7A">
      <w:pPr>
        <w:pStyle w:val="ListParagraph"/>
        <w:numPr>
          <w:ilvl w:val="0"/>
          <w:numId w:val="27"/>
        </w:numPr>
        <w:spacing w:after="3" w:line="360" w:lineRule="auto"/>
        <w:rPr>
          <w:del w:id="1219" w:author="Sacintha Raj" w:date="2023-01-26T01:03:00Z"/>
        </w:rPr>
      </w:pPr>
      <w:del w:id="1220" w:author="Sacintha Raj" w:date="2023-01-26T01:03:00Z">
        <w:r w:rsidDel="00002EA8">
          <w:delText xml:space="preserve">Now an Email is </w:delText>
        </w:r>
        <w:r w:rsidR="006A6B47" w:rsidDel="00002EA8">
          <w:delText>sent</w:delText>
        </w:r>
        <w:r w:rsidDel="00002EA8">
          <w:delText xml:space="preserve"> to respective personal so that Eclipse can be bought back to </w:delText>
        </w:r>
        <w:r w:rsidR="00CC1D26" w:rsidDel="00002EA8">
          <w:delText>operation</w:delText>
        </w:r>
        <w:r w:rsidDel="00002EA8">
          <w:delText>.</w:delText>
        </w:r>
        <w:bookmarkStart w:id="1221" w:name="_Toc125592657"/>
        <w:bookmarkEnd w:id="1221"/>
      </w:del>
    </w:p>
    <w:p w14:paraId="3635CD4B" w14:textId="0205EE20" w:rsidR="00226AFA" w:rsidDel="00002EA8" w:rsidRDefault="00226AFA" w:rsidP="00CF7D7A">
      <w:pPr>
        <w:pStyle w:val="ListParagraph"/>
        <w:numPr>
          <w:ilvl w:val="0"/>
          <w:numId w:val="27"/>
        </w:numPr>
        <w:spacing w:after="3" w:line="360" w:lineRule="auto"/>
        <w:rPr>
          <w:del w:id="1222" w:author="Sacintha Raj" w:date="2023-01-26T01:03:00Z"/>
        </w:rPr>
      </w:pPr>
      <w:del w:id="1223" w:author="Sacintha Raj" w:date="2023-01-26T01:03:00Z">
        <w:r w:rsidDel="00002EA8">
          <w:delText>We now wait for an email notification from Eclipse to state that Eclipse is up and running.</w:delText>
        </w:r>
        <w:bookmarkStart w:id="1224" w:name="_Toc125592658"/>
        <w:bookmarkEnd w:id="1224"/>
      </w:del>
    </w:p>
    <w:p w14:paraId="49118585" w14:textId="0A0AC3C1" w:rsidR="00226AFA" w:rsidDel="00002EA8" w:rsidRDefault="00226AFA" w:rsidP="00CF7D7A">
      <w:pPr>
        <w:pStyle w:val="ListParagraph"/>
        <w:numPr>
          <w:ilvl w:val="0"/>
          <w:numId w:val="27"/>
        </w:numPr>
        <w:spacing w:after="3" w:line="360" w:lineRule="auto"/>
        <w:rPr>
          <w:del w:id="1225" w:author="Sacintha Raj" w:date="2023-01-26T01:03:00Z"/>
        </w:rPr>
      </w:pPr>
      <w:del w:id="1226" w:author="Sacintha Raj" w:date="2023-01-26T01:03:00Z">
        <w:r w:rsidDel="00002EA8">
          <w:delText>The request is moved from “ECLIPSE_BACKUP_QUEUE” to “ECLIPSE_QUEUE”. This is done by a scheduler set to run at separate intervals of time</w:delText>
        </w:r>
        <w:bookmarkStart w:id="1227" w:name="_Toc125592659"/>
        <w:bookmarkEnd w:id="1227"/>
      </w:del>
    </w:p>
    <w:p w14:paraId="403C1FE6" w14:textId="7A7C970C" w:rsidR="00226AFA" w:rsidDel="00002EA8" w:rsidRDefault="00226AFA" w:rsidP="00CF7D7A">
      <w:pPr>
        <w:pStyle w:val="ListParagraph"/>
        <w:numPr>
          <w:ilvl w:val="0"/>
          <w:numId w:val="27"/>
        </w:numPr>
        <w:spacing w:after="3" w:line="360" w:lineRule="auto"/>
        <w:rPr>
          <w:del w:id="1228" w:author="Sacintha Raj" w:date="2023-01-26T01:03:00Z"/>
        </w:rPr>
      </w:pPr>
      <w:del w:id="1229" w:author="Sacintha Raj" w:date="2023-01-26T01:03:00Z">
        <w:r w:rsidDel="00002EA8">
          <w:delText>The “Eclipse Request” is then used to invoke an API on the Eclipse.</w:delText>
        </w:r>
        <w:bookmarkStart w:id="1230" w:name="_Toc125592660"/>
        <w:bookmarkEnd w:id="1230"/>
      </w:del>
    </w:p>
    <w:p w14:paraId="5DA09990" w14:textId="71183CA4" w:rsidR="00226AFA" w:rsidDel="00002EA8" w:rsidRDefault="00226AFA" w:rsidP="00CF7D7A">
      <w:pPr>
        <w:pStyle w:val="ListParagraph"/>
        <w:numPr>
          <w:ilvl w:val="0"/>
          <w:numId w:val="27"/>
        </w:numPr>
        <w:spacing w:after="3" w:line="360" w:lineRule="auto"/>
        <w:rPr>
          <w:del w:id="1231" w:author="Sacintha Raj" w:date="2023-01-26T01:03:00Z"/>
        </w:rPr>
      </w:pPr>
      <w:del w:id="1232" w:author="Sacintha Raj" w:date="2023-01-26T01:03:00Z">
        <w:r w:rsidDel="00002EA8">
          <w:delText>The “Eclipse Response” is received from Eclipse.</w:delText>
        </w:r>
        <w:bookmarkStart w:id="1233" w:name="_Toc125592661"/>
        <w:bookmarkEnd w:id="1233"/>
      </w:del>
    </w:p>
    <w:p w14:paraId="75300F70" w14:textId="44A68B91" w:rsidR="00226AFA" w:rsidDel="00002EA8" w:rsidRDefault="00C4435B" w:rsidP="00CF7D7A">
      <w:pPr>
        <w:pStyle w:val="ListParagraph"/>
        <w:numPr>
          <w:ilvl w:val="0"/>
          <w:numId w:val="27"/>
        </w:numPr>
        <w:spacing w:after="3" w:line="360" w:lineRule="auto"/>
        <w:rPr>
          <w:del w:id="1234" w:author="Sacintha Raj" w:date="2023-01-26T01:03:00Z"/>
        </w:rPr>
      </w:pPr>
      <w:del w:id="1235" w:author="Sacintha Raj" w:date="2023-01-26T01:03:00Z">
        <w:r w:rsidDel="00002EA8">
          <w:delText>The “Eclipse Response” is validated and stored in a S3 bucket, and the path is updated in Dynamo DB table “DATA_STORE” for later consumption.</w:delText>
        </w:r>
        <w:bookmarkStart w:id="1236" w:name="_Toc125592662"/>
        <w:bookmarkEnd w:id="1236"/>
      </w:del>
    </w:p>
    <w:p w14:paraId="4FCD2BA1" w14:textId="294F7D86" w:rsidR="00226AFA" w:rsidDel="00002EA8" w:rsidRDefault="00226AFA" w:rsidP="00CF7D7A">
      <w:pPr>
        <w:pStyle w:val="ListParagraph"/>
        <w:numPr>
          <w:ilvl w:val="0"/>
          <w:numId w:val="27"/>
        </w:numPr>
        <w:spacing w:after="3" w:line="360" w:lineRule="auto"/>
        <w:rPr>
          <w:del w:id="1237" w:author="Sacintha Raj" w:date="2023-01-26T01:03:00Z"/>
        </w:rPr>
      </w:pPr>
      <w:del w:id="1238" w:author="Sacintha Raj" w:date="2023-01-26T01:03:00Z">
        <w:r w:rsidDel="00002EA8">
          <w:delText>The “Eclipse Response” is posted to “RESPONSE_PROCESSING_QUEUE”.</w:delText>
        </w:r>
        <w:bookmarkStart w:id="1239" w:name="_Toc125592663"/>
        <w:bookmarkEnd w:id="1239"/>
      </w:del>
    </w:p>
    <w:p w14:paraId="0D0FA7B8" w14:textId="698F40E3" w:rsidR="00226AFA" w:rsidDel="00002EA8" w:rsidRDefault="00226AFA" w:rsidP="00226AFA">
      <w:pPr>
        <w:pStyle w:val="ListParagraph"/>
        <w:spacing w:after="3" w:line="360" w:lineRule="auto"/>
        <w:rPr>
          <w:del w:id="1240" w:author="Sacintha Raj" w:date="2023-01-26T01:03:00Z"/>
        </w:rPr>
      </w:pPr>
      <w:bookmarkStart w:id="1241" w:name="_Toc125592664"/>
      <w:bookmarkEnd w:id="1241"/>
    </w:p>
    <w:p w14:paraId="2CA1E45C" w14:textId="59278A51" w:rsidR="00226AFA" w:rsidDel="00002EA8" w:rsidRDefault="00226AFA" w:rsidP="00226AFA">
      <w:pPr>
        <w:rPr>
          <w:del w:id="1242" w:author="Sacintha Raj" w:date="2023-01-26T01:03:00Z"/>
          <w:b/>
        </w:rPr>
      </w:pPr>
      <w:del w:id="1243" w:author="Sacintha Raj" w:date="2023-01-26T01:03:00Z">
        <w:r w:rsidDel="00002EA8">
          <w:rPr>
            <w:b/>
          </w:rPr>
          <w:delText>Eclipse Times Out Request Flow</w:delText>
        </w:r>
        <w:bookmarkStart w:id="1244" w:name="_Toc125592665"/>
        <w:bookmarkEnd w:id="1244"/>
      </w:del>
    </w:p>
    <w:p w14:paraId="59C25ED5" w14:textId="53F333D8" w:rsidR="00226AFA" w:rsidDel="00002EA8" w:rsidRDefault="00226AFA" w:rsidP="00CF7D7A">
      <w:pPr>
        <w:pStyle w:val="ListParagraph"/>
        <w:numPr>
          <w:ilvl w:val="0"/>
          <w:numId w:val="28"/>
        </w:numPr>
        <w:spacing w:after="3" w:line="360" w:lineRule="auto"/>
        <w:rPr>
          <w:del w:id="1245" w:author="Sacintha Raj" w:date="2023-01-26T01:03:00Z"/>
        </w:rPr>
      </w:pPr>
      <w:del w:id="1246" w:author="Sacintha Raj" w:date="2023-01-26T01:03:00Z">
        <w:r w:rsidDel="00002EA8">
          <w:delText>CMS invokes the SOAP webservice exposed by CWA(Fuse).</w:delText>
        </w:r>
        <w:bookmarkStart w:id="1247" w:name="_Toc125592666"/>
        <w:bookmarkEnd w:id="1247"/>
      </w:del>
    </w:p>
    <w:p w14:paraId="10BD012D" w14:textId="338CF597" w:rsidR="00226AFA" w:rsidDel="00002EA8" w:rsidRDefault="00C4435B" w:rsidP="00CF7D7A">
      <w:pPr>
        <w:pStyle w:val="ListParagraph"/>
        <w:numPr>
          <w:ilvl w:val="0"/>
          <w:numId w:val="28"/>
        </w:numPr>
        <w:spacing w:after="3" w:line="360" w:lineRule="auto"/>
        <w:rPr>
          <w:del w:id="1248" w:author="Sacintha Raj" w:date="2023-01-26T01:03:00Z"/>
        </w:rPr>
      </w:pPr>
      <w:del w:id="1249" w:author="Sacintha Raj" w:date="2023-01-26T01:03:00Z">
        <w:r w:rsidDel="00002EA8">
          <w:delText>The request is validated and stored in a S3 bucket, and the path is stored in a Dynamo DB table “DATA_STORE” for later consumption.</w:delText>
        </w:r>
        <w:bookmarkStart w:id="1250" w:name="_Toc125592667"/>
        <w:bookmarkEnd w:id="1250"/>
      </w:del>
    </w:p>
    <w:p w14:paraId="3DE2CF20" w14:textId="0DAEF021" w:rsidR="00226AFA" w:rsidDel="00002EA8" w:rsidRDefault="00226AFA" w:rsidP="00CF7D7A">
      <w:pPr>
        <w:pStyle w:val="ListParagraph"/>
        <w:numPr>
          <w:ilvl w:val="0"/>
          <w:numId w:val="28"/>
        </w:numPr>
        <w:spacing w:after="3" w:line="360" w:lineRule="auto"/>
        <w:rPr>
          <w:del w:id="1251" w:author="Sacintha Raj" w:date="2023-01-26T01:03:00Z"/>
        </w:rPr>
      </w:pPr>
      <w:del w:id="1252" w:author="Sacintha Raj" w:date="2023-01-26T01:03:00Z">
        <w:r w:rsidDel="00002EA8">
          <w:delText>The request is posted on to a queue “REQUEST_PROCESSING_QUEUE”</w:delText>
        </w:r>
        <w:bookmarkStart w:id="1253" w:name="_Toc125592668"/>
        <w:bookmarkEnd w:id="1253"/>
      </w:del>
    </w:p>
    <w:p w14:paraId="4130C5CF" w14:textId="67AAE2F6" w:rsidR="00226AFA" w:rsidDel="00002EA8" w:rsidRDefault="00226AFA" w:rsidP="00CF7D7A">
      <w:pPr>
        <w:pStyle w:val="ListParagraph"/>
        <w:numPr>
          <w:ilvl w:val="0"/>
          <w:numId w:val="28"/>
        </w:numPr>
        <w:spacing w:after="3" w:line="360" w:lineRule="auto"/>
        <w:rPr>
          <w:del w:id="1254" w:author="Sacintha Raj" w:date="2023-01-26T01:03:00Z"/>
        </w:rPr>
      </w:pPr>
      <w:del w:id="1255" w:author="Sacintha Raj" w:date="2023-01-26T01:03:00Z">
        <w:r w:rsidDel="00002EA8">
          <w:delText xml:space="preserve">An acknowledgment is </w:delText>
        </w:r>
        <w:r w:rsidR="006A6B47" w:rsidDel="00002EA8">
          <w:delText>sent</w:delText>
        </w:r>
        <w:r w:rsidDel="00002EA8">
          <w:delText xml:space="preserve"> back to CMS.</w:delText>
        </w:r>
        <w:bookmarkStart w:id="1256" w:name="_Toc125592669"/>
        <w:bookmarkEnd w:id="1256"/>
      </w:del>
    </w:p>
    <w:p w14:paraId="07215F1C" w14:textId="099B8CB2" w:rsidR="00226AFA" w:rsidDel="00002EA8" w:rsidRDefault="00226AFA" w:rsidP="00CF7D7A">
      <w:pPr>
        <w:pStyle w:val="ListParagraph"/>
        <w:numPr>
          <w:ilvl w:val="0"/>
          <w:numId w:val="28"/>
        </w:numPr>
        <w:spacing w:after="3" w:line="360" w:lineRule="auto"/>
        <w:rPr>
          <w:del w:id="1257" w:author="Sacintha Raj" w:date="2023-01-26T01:03:00Z"/>
        </w:rPr>
      </w:pPr>
      <w:del w:id="1258" w:author="Sacintha Raj" w:date="2023-01-26T01:03:00Z">
        <w:r w:rsidDel="00002EA8">
          <w:delText>The Request is picked from the “REQUEST_PROCESSING_QUEUE”.</w:delText>
        </w:r>
        <w:bookmarkStart w:id="1259" w:name="_Toc125592670"/>
        <w:bookmarkEnd w:id="1259"/>
      </w:del>
    </w:p>
    <w:p w14:paraId="264A5E89" w14:textId="64DB4A48" w:rsidR="00226AFA" w:rsidDel="00002EA8" w:rsidRDefault="00226AFA" w:rsidP="00CF7D7A">
      <w:pPr>
        <w:pStyle w:val="ListParagraph"/>
        <w:numPr>
          <w:ilvl w:val="0"/>
          <w:numId w:val="28"/>
        </w:numPr>
        <w:spacing w:after="3" w:line="360" w:lineRule="auto"/>
        <w:rPr>
          <w:del w:id="1260" w:author="Sacintha Raj" w:date="2023-01-26T01:03:00Z"/>
        </w:rPr>
      </w:pPr>
      <w:del w:id="1261" w:author="Sacintha Raj" w:date="2023-01-26T01:03:00Z">
        <w:r w:rsidDel="00002EA8">
          <w:delText xml:space="preserve">The Key fields from request are send to a </w:delText>
        </w:r>
        <w:r w:rsidR="00CF7D7A" w:rsidDel="00002EA8">
          <w:delText xml:space="preserve">DynamoDB </w:delText>
        </w:r>
        <w:r w:rsidDel="00002EA8">
          <w:delText>Table “Reconciliation Table”</w:delText>
        </w:r>
        <w:bookmarkStart w:id="1262" w:name="_Toc125592671"/>
        <w:bookmarkEnd w:id="1262"/>
      </w:del>
    </w:p>
    <w:p w14:paraId="0E196B70" w14:textId="43093F72" w:rsidR="00226AFA" w:rsidDel="00002EA8" w:rsidRDefault="00226AFA" w:rsidP="00CF7D7A">
      <w:pPr>
        <w:pStyle w:val="ListParagraph"/>
        <w:numPr>
          <w:ilvl w:val="0"/>
          <w:numId w:val="28"/>
        </w:numPr>
        <w:spacing w:after="3" w:line="360" w:lineRule="auto"/>
        <w:rPr>
          <w:del w:id="1263" w:author="Sacintha Raj" w:date="2023-01-26T01:03:00Z"/>
        </w:rPr>
      </w:pPr>
      <w:del w:id="1264" w:author="Sacintha Raj" w:date="2023-01-26T01:03:00Z">
        <w:r w:rsidDel="00002EA8">
          <w:delText>The request is mapped to an “Eclipse Request”.</w:delText>
        </w:r>
        <w:bookmarkStart w:id="1265" w:name="_Toc125592672"/>
        <w:bookmarkEnd w:id="1265"/>
      </w:del>
    </w:p>
    <w:p w14:paraId="003B6DF9" w14:textId="5A5BBA22" w:rsidR="00226AFA" w:rsidDel="00002EA8" w:rsidRDefault="00226AFA" w:rsidP="00CF7D7A">
      <w:pPr>
        <w:pStyle w:val="ListParagraph"/>
        <w:numPr>
          <w:ilvl w:val="0"/>
          <w:numId w:val="28"/>
        </w:numPr>
        <w:spacing w:after="3" w:line="360" w:lineRule="auto"/>
        <w:rPr>
          <w:del w:id="1266" w:author="Sacintha Raj" w:date="2023-01-26T01:03:00Z"/>
        </w:rPr>
      </w:pPr>
      <w:del w:id="1267" w:author="Sacintha Raj" w:date="2023-01-26T01:03:00Z">
        <w:r w:rsidDel="00002EA8">
          <w:delText>This “Eclipse Request” is posted on to a “ECLIPSE_QUEUE”</w:delText>
        </w:r>
        <w:bookmarkStart w:id="1268" w:name="_Toc125592673"/>
        <w:bookmarkEnd w:id="1268"/>
      </w:del>
    </w:p>
    <w:p w14:paraId="02F6AB79" w14:textId="0C6E8B5F" w:rsidR="00226AFA" w:rsidDel="00002EA8" w:rsidRDefault="00226AFA" w:rsidP="00CF7D7A">
      <w:pPr>
        <w:pStyle w:val="ListParagraph"/>
        <w:numPr>
          <w:ilvl w:val="0"/>
          <w:numId w:val="28"/>
        </w:numPr>
        <w:spacing w:after="3" w:line="360" w:lineRule="auto"/>
        <w:rPr>
          <w:del w:id="1269" w:author="Sacintha Raj" w:date="2023-01-26T01:03:00Z"/>
        </w:rPr>
      </w:pPr>
      <w:del w:id="1270" w:author="Sacintha Raj" w:date="2023-01-26T01:03:00Z">
        <w:r w:rsidDel="00002EA8">
          <w:delText>The “Eclipse Request” is then used to invoke an API on the Eclipse.</w:delText>
        </w:r>
        <w:bookmarkStart w:id="1271" w:name="_Toc125592674"/>
        <w:bookmarkEnd w:id="1271"/>
      </w:del>
    </w:p>
    <w:p w14:paraId="4C1CF568" w14:textId="7885B95C" w:rsidR="00226AFA" w:rsidDel="00002EA8" w:rsidRDefault="00226AFA" w:rsidP="00CF7D7A">
      <w:pPr>
        <w:pStyle w:val="ListParagraph"/>
        <w:numPr>
          <w:ilvl w:val="0"/>
          <w:numId w:val="28"/>
        </w:numPr>
        <w:spacing w:after="3" w:line="360" w:lineRule="auto"/>
        <w:rPr>
          <w:del w:id="1272" w:author="Sacintha Raj" w:date="2023-01-26T01:03:00Z"/>
        </w:rPr>
      </w:pPr>
      <w:del w:id="1273" w:author="Sacintha Raj" w:date="2023-01-26T01:03:00Z">
        <w:r w:rsidDel="00002EA8">
          <w:delText>Eclipse times out before sending a response back to Fuse.</w:delText>
        </w:r>
        <w:bookmarkStart w:id="1274" w:name="_Toc125592675"/>
        <w:bookmarkEnd w:id="1274"/>
      </w:del>
    </w:p>
    <w:p w14:paraId="0DFF84B1" w14:textId="4C15D6CE" w:rsidR="00226AFA" w:rsidDel="00002EA8" w:rsidRDefault="00226AFA" w:rsidP="00CF7D7A">
      <w:pPr>
        <w:pStyle w:val="ListParagraph"/>
        <w:numPr>
          <w:ilvl w:val="0"/>
          <w:numId w:val="28"/>
        </w:numPr>
        <w:spacing w:after="3" w:line="360" w:lineRule="auto"/>
        <w:rPr>
          <w:del w:id="1275" w:author="Sacintha Raj" w:date="2023-01-26T01:03:00Z"/>
        </w:rPr>
      </w:pPr>
      <w:del w:id="1276" w:author="Sacintha Raj" w:date="2023-01-26T01:03:00Z">
        <w:r w:rsidDel="00002EA8">
          <w:delText>Fuse has to confirm if the request is successful at Eclipse before resending the request.</w:delText>
        </w:r>
        <w:bookmarkStart w:id="1277" w:name="_Toc125592676"/>
        <w:bookmarkEnd w:id="1277"/>
      </w:del>
    </w:p>
    <w:p w14:paraId="1E923FC3" w14:textId="7D4ABEB7" w:rsidR="00226AFA" w:rsidDel="00002EA8" w:rsidRDefault="00226AFA" w:rsidP="00CF7D7A">
      <w:pPr>
        <w:pStyle w:val="ListParagraph"/>
        <w:numPr>
          <w:ilvl w:val="0"/>
          <w:numId w:val="28"/>
        </w:numPr>
        <w:spacing w:after="3" w:line="360" w:lineRule="auto"/>
        <w:rPr>
          <w:del w:id="1278" w:author="Sacintha Raj" w:date="2023-01-26T01:03:00Z"/>
        </w:rPr>
      </w:pPr>
      <w:del w:id="1279" w:author="Sacintha Raj" w:date="2023-01-26T01:03:00Z">
        <w:r w:rsidDel="00002EA8">
          <w:delText>For each API we need a different strategy to test if the previous request was successful.</w:delText>
        </w:r>
        <w:bookmarkStart w:id="1280" w:name="_Toc125592677"/>
        <w:bookmarkEnd w:id="1280"/>
      </w:del>
    </w:p>
    <w:p w14:paraId="6BA4DDED" w14:textId="756DC96C" w:rsidR="00226AFA" w:rsidDel="00002EA8" w:rsidRDefault="00226AFA" w:rsidP="00CF7D7A">
      <w:pPr>
        <w:pStyle w:val="ListParagraph"/>
        <w:numPr>
          <w:ilvl w:val="0"/>
          <w:numId w:val="28"/>
        </w:numPr>
        <w:spacing w:after="3" w:line="360" w:lineRule="auto"/>
        <w:rPr>
          <w:del w:id="1281" w:author="Sacintha Raj" w:date="2023-01-26T01:03:00Z"/>
        </w:rPr>
      </w:pPr>
      <w:del w:id="1282" w:author="Sacintha Raj" w:date="2023-01-26T01:03:00Z">
        <w:r w:rsidDel="00002EA8">
          <w:delText>These Strategies are discussed in the section “Duplicate Resolving Strategy”</w:delText>
        </w:r>
        <w:bookmarkStart w:id="1283" w:name="_Toc125592678"/>
        <w:bookmarkEnd w:id="1283"/>
      </w:del>
    </w:p>
    <w:p w14:paraId="2EE2AEE1" w14:textId="7F669428" w:rsidR="00226AFA" w:rsidDel="00002EA8" w:rsidRDefault="00226AFA" w:rsidP="00CF7D7A">
      <w:pPr>
        <w:pStyle w:val="ListParagraph"/>
        <w:numPr>
          <w:ilvl w:val="0"/>
          <w:numId w:val="28"/>
        </w:numPr>
        <w:spacing w:after="3" w:line="360" w:lineRule="auto"/>
        <w:rPr>
          <w:del w:id="1284" w:author="Sacintha Raj" w:date="2023-01-26T01:03:00Z"/>
        </w:rPr>
      </w:pPr>
      <w:del w:id="1285" w:author="Sacintha Raj" w:date="2023-01-26T01:03:00Z">
        <w:r w:rsidDel="00002EA8">
          <w:delText>Based on the outcome of the strategy, if the previous request is a success the below is the onward flow</w:delText>
        </w:r>
        <w:bookmarkStart w:id="1286" w:name="_Toc125592679"/>
        <w:bookmarkEnd w:id="1286"/>
      </w:del>
    </w:p>
    <w:p w14:paraId="495BC93A" w14:textId="72D089C3" w:rsidR="00226AFA" w:rsidDel="00002EA8" w:rsidRDefault="00226AFA" w:rsidP="00CF7D7A">
      <w:pPr>
        <w:pStyle w:val="ListParagraph"/>
        <w:numPr>
          <w:ilvl w:val="1"/>
          <w:numId w:val="28"/>
        </w:numPr>
        <w:spacing w:after="3" w:line="360" w:lineRule="auto"/>
        <w:rPr>
          <w:del w:id="1287" w:author="Sacintha Raj" w:date="2023-01-26T01:03:00Z"/>
        </w:rPr>
      </w:pPr>
      <w:del w:id="1288" w:author="Sacintha Raj" w:date="2023-01-26T01:03:00Z">
        <w:r w:rsidDel="00002EA8">
          <w:delText>The “Eclipse Request” is removed from the “ECLIPSE_QUEUE”</w:delText>
        </w:r>
        <w:bookmarkStart w:id="1289" w:name="_Toc125592680"/>
        <w:bookmarkEnd w:id="1289"/>
      </w:del>
    </w:p>
    <w:p w14:paraId="61438797" w14:textId="79D6B049" w:rsidR="00226AFA" w:rsidDel="00002EA8" w:rsidRDefault="00226AFA" w:rsidP="00CF7D7A">
      <w:pPr>
        <w:pStyle w:val="ListParagraph"/>
        <w:numPr>
          <w:ilvl w:val="0"/>
          <w:numId w:val="28"/>
        </w:numPr>
        <w:spacing w:after="3" w:line="360" w:lineRule="auto"/>
        <w:rPr>
          <w:del w:id="1290" w:author="Sacintha Raj" w:date="2023-01-26T01:03:00Z"/>
        </w:rPr>
      </w:pPr>
      <w:del w:id="1291" w:author="Sacintha Raj" w:date="2023-01-26T01:03:00Z">
        <w:r w:rsidDel="00002EA8">
          <w:delText>Based on the outcome of the strategy, if the previous request was a failure the steps following this step is executed flow</w:delText>
        </w:r>
        <w:bookmarkStart w:id="1292" w:name="_Toc125592681"/>
        <w:bookmarkEnd w:id="1292"/>
      </w:del>
    </w:p>
    <w:p w14:paraId="76B59DAB" w14:textId="77CD440A" w:rsidR="00226AFA" w:rsidDel="00002EA8" w:rsidRDefault="00226AFA" w:rsidP="00CF7D7A">
      <w:pPr>
        <w:pStyle w:val="ListParagraph"/>
        <w:numPr>
          <w:ilvl w:val="0"/>
          <w:numId w:val="28"/>
        </w:numPr>
        <w:spacing w:after="3" w:line="360" w:lineRule="auto"/>
        <w:rPr>
          <w:del w:id="1293" w:author="Sacintha Raj" w:date="2023-01-26T01:03:00Z"/>
        </w:rPr>
      </w:pPr>
      <w:del w:id="1294" w:author="Sacintha Raj" w:date="2023-01-26T01:03:00Z">
        <w:r w:rsidDel="00002EA8">
          <w:delText>The “Eclipse Request” is then used to invoke an API on the Eclipse.</w:delText>
        </w:r>
        <w:bookmarkStart w:id="1295" w:name="_Toc125592682"/>
        <w:bookmarkEnd w:id="1295"/>
      </w:del>
    </w:p>
    <w:p w14:paraId="306EA5F4" w14:textId="6DB7C9C4" w:rsidR="00226AFA" w:rsidDel="00002EA8" w:rsidRDefault="00226AFA" w:rsidP="00CF7D7A">
      <w:pPr>
        <w:pStyle w:val="ListParagraph"/>
        <w:numPr>
          <w:ilvl w:val="0"/>
          <w:numId w:val="28"/>
        </w:numPr>
        <w:spacing w:after="3" w:line="360" w:lineRule="auto"/>
        <w:rPr>
          <w:del w:id="1296" w:author="Sacintha Raj" w:date="2023-01-26T01:03:00Z"/>
        </w:rPr>
      </w:pPr>
      <w:del w:id="1297" w:author="Sacintha Raj" w:date="2023-01-26T01:03:00Z">
        <w:r w:rsidDel="00002EA8">
          <w:delText>The “Eclipse Response” is received from Eclipse.</w:delText>
        </w:r>
        <w:bookmarkStart w:id="1298" w:name="_Toc125592683"/>
        <w:bookmarkEnd w:id="1298"/>
      </w:del>
    </w:p>
    <w:p w14:paraId="1FE14CCC" w14:textId="0C24FFF2" w:rsidR="00226AFA" w:rsidDel="00002EA8" w:rsidRDefault="00C4435B" w:rsidP="00CF7D7A">
      <w:pPr>
        <w:pStyle w:val="ListParagraph"/>
        <w:numPr>
          <w:ilvl w:val="0"/>
          <w:numId w:val="28"/>
        </w:numPr>
        <w:spacing w:after="3" w:line="360" w:lineRule="auto"/>
        <w:rPr>
          <w:del w:id="1299" w:author="Sacintha Raj" w:date="2023-01-26T01:03:00Z"/>
        </w:rPr>
      </w:pPr>
      <w:del w:id="1300" w:author="Sacintha Raj" w:date="2023-01-26T01:03:00Z">
        <w:r w:rsidDel="00002EA8">
          <w:delText>The “Eclipse Response” is validated and stored in a S3 bucket, and the path is updated in Dynamo DB table “DATA_STORE” for later consumption.</w:delText>
        </w:r>
        <w:bookmarkStart w:id="1301" w:name="_Toc125592684"/>
        <w:bookmarkEnd w:id="1301"/>
      </w:del>
    </w:p>
    <w:p w14:paraId="214BE8B5" w14:textId="5DF53C6F" w:rsidR="00226AFA" w:rsidDel="00002EA8" w:rsidRDefault="00226AFA" w:rsidP="00CF7D7A">
      <w:pPr>
        <w:pStyle w:val="ListParagraph"/>
        <w:numPr>
          <w:ilvl w:val="0"/>
          <w:numId w:val="28"/>
        </w:numPr>
        <w:spacing w:after="3" w:line="360" w:lineRule="auto"/>
        <w:rPr>
          <w:del w:id="1302" w:author="Sacintha Raj" w:date="2023-01-26T01:03:00Z"/>
        </w:rPr>
      </w:pPr>
      <w:del w:id="1303" w:author="Sacintha Raj" w:date="2023-01-26T01:03:00Z">
        <w:r w:rsidDel="00002EA8">
          <w:delText>The “Eclipse Response” is posted to “RESPONSE_PROCESSING_QUEUE”.</w:delText>
        </w:r>
        <w:bookmarkStart w:id="1304" w:name="_Toc125592685"/>
        <w:bookmarkEnd w:id="1304"/>
      </w:del>
    </w:p>
    <w:p w14:paraId="782B1CE0" w14:textId="241C5954" w:rsidR="00226AFA" w:rsidDel="00002EA8" w:rsidRDefault="00226AFA" w:rsidP="00226AFA">
      <w:pPr>
        <w:pStyle w:val="ListParagraph"/>
        <w:spacing w:after="3" w:line="360" w:lineRule="auto"/>
        <w:rPr>
          <w:del w:id="1305" w:author="Sacintha Raj" w:date="2023-01-26T01:03:00Z"/>
        </w:rPr>
      </w:pPr>
      <w:bookmarkStart w:id="1306" w:name="_Toc125592686"/>
      <w:bookmarkEnd w:id="1306"/>
    </w:p>
    <w:p w14:paraId="28FFB543" w14:textId="6315691B" w:rsidR="00226AFA" w:rsidDel="00002EA8" w:rsidRDefault="00226AFA" w:rsidP="00226AFA">
      <w:pPr>
        <w:spacing w:after="3" w:line="360" w:lineRule="auto"/>
        <w:rPr>
          <w:del w:id="1307" w:author="Sacintha Raj" w:date="2023-01-26T01:03:00Z"/>
          <w:b/>
        </w:rPr>
      </w:pPr>
      <w:del w:id="1308" w:author="Sacintha Raj" w:date="2023-01-26T01:03:00Z">
        <w:r w:rsidDel="00002EA8">
          <w:rPr>
            <w:b/>
          </w:rPr>
          <w:delText>Invalid Eclipse Response Flow</w:delText>
        </w:r>
        <w:bookmarkStart w:id="1309" w:name="_Toc125592687"/>
        <w:bookmarkEnd w:id="1309"/>
      </w:del>
    </w:p>
    <w:p w14:paraId="74D996CA" w14:textId="476E2F5D" w:rsidR="00226AFA" w:rsidDel="00002EA8" w:rsidRDefault="00226AFA" w:rsidP="00226AFA">
      <w:pPr>
        <w:pStyle w:val="ListParagraph"/>
        <w:spacing w:after="3" w:line="360" w:lineRule="auto"/>
        <w:rPr>
          <w:del w:id="1310" w:author="Sacintha Raj" w:date="2023-01-26T01:03:00Z"/>
        </w:rPr>
      </w:pPr>
      <w:bookmarkStart w:id="1311" w:name="_Toc125592688"/>
      <w:bookmarkEnd w:id="1311"/>
    </w:p>
    <w:p w14:paraId="5A7AC036" w14:textId="6BB825A2" w:rsidR="00226AFA" w:rsidDel="00002EA8" w:rsidRDefault="00226AFA" w:rsidP="00CF7D7A">
      <w:pPr>
        <w:pStyle w:val="ListParagraph"/>
        <w:numPr>
          <w:ilvl w:val="0"/>
          <w:numId w:val="29"/>
        </w:numPr>
        <w:spacing w:after="3" w:line="360" w:lineRule="auto"/>
        <w:rPr>
          <w:del w:id="1312" w:author="Sacintha Raj" w:date="2023-01-26T01:03:00Z"/>
        </w:rPr>
      </w:pPr>
      <w:del w:id="1313" w:author="Sacintha Raj" w:date="2023-01-26T01:03:00Z">
        <w:r w:rsidDel="00002EA8">
          <w:delText>CMS invokes the SOAP webservice exposed by CWA(Fuse).</w:delText>
        </w:r>
        <w:bookmarkStart w:id="1314" w:name="_Toc125592689"/>
        <w:bookmarkEnd w:id="1314"/>
      </w:del>
    </w:p>
    <w:p w14:paraId="322CC922" w14:textId="44A38895" w:rsidR="00226AFA" w:rsidDel="00002EA8" w:rsidRDefault="00C4435B" w:rsidP="00CF7D7A">
      <w:pPr>
        <w:pStyle w:val="ListParagraph"/>
        <w:numPr>
          <w:ilvl w:val="0"/>
          <w:numId w:val="29"/>
        </w:numPr>
        <w:spacing w:after="3" w:line="360" w:lineRule="auto"/>
        <w:rPr>
          <w:del w:id="1315" w:author="Sacintha Raj" w:date="2023-01-26T01:03:00Z"/>
        </w:rPr>
      </w:pPr>
      <w:del w:id="1316" w:author="Sacintha Raj" w:date="2023-01-26T01:03:00Z">
        <w:r w:rsidDel="00002EA8">
          <w:delText>2.</w:delText>
        </w:r>
        <w:r w:rsidDel="00002EA8">
          <w:tab/>
          <w:delText>The request is validated and stored in a S3 bucket, and the path is stored in a Dynamo DB table “DATA_STORE” for later consumption.</w:delText>
        </w:r>
        <w:bookmarkStart w:id="1317" w:name="_Toc125592690"/>
        <w:bookmarkEnd w:id="1317"/>
      </w:del>
    </w:p>
    <w:p w14:paraId="7B2CFE4E" w14:textId="46D9E3C0" w:rsidR="00226AFA" w:rsidDel="00002EA8" w:rsidRDefault="00226AFA" w:rsidP="00CF7D7A">
      <w:pPr>
        <w:pStyle w:val="ListParagraph"/>
        <w:numPr>
          <w:ilvl w:val="0"/>
          <w:numId w:val="29"/>
        </w:numPr>
        <w:spacing w:after="3" w:line="360" w:lineRule="auto"/>
        <w:rPr>
          <w:del w:id="1318" w:author="Sacintha Raj" w:date="2023-01-26T01:03:00Z"/>
        </w:rPr>
      </w:pPr>
      <w:del w:id="1319" w:author="Sacintha Raj" w:date="2023-01-26T01:03:00Z">
        <w:r w:rsidDel="00002EA8">
          <w:delText>The request is posted on to a queue “REQUEST_PROCESSING_QUEUE”</w:delText>
        </w:r>
        <w:bookmarkStart w:id="1320" w:name="_Toc125592691"/>
        <w:bookmarkEnd w:id="1320"/>
      </w:del>
    </w:p>
    <w:p w14:paraId="0824F831" w14:textId="7E25CEA6" w:rsidR="00226AFA" w:rsidDel="00002EA8" w:rsidRDefault="00226AFA" w:rsidP="00CF7D7A">
      <w:pPr>
        <w:pStyle w:val="ListParagraph"/>
        <w:numPr>
          <w:ilvl w:val="0"/>
          <w:numId w:val="29"/>
        </w:numPr>
        <w:spacing w:after="3" w:line="360" w:lineRule="auto"/>
        <w:rPr>
          <w:del w:id="1321" w:author="Sacintha Raj" w:date="2023-01-26T01:03:00Z"/>
        </w:rPr>
      </w:pPr>
      <w:del w:id="1322" w:author="Sacintha Raj" w:date="2023-01-26T01:03:00Z">
        <w:r w:rsidDel="00002EA8">
          <w:delText xml:space="preserve">An acknowledgment is </w:delText>
        </w:r>
        <w:r w:rsidR="006A6B47" w:rsidDel="00002EA8">
          <w:delText>sent</w:delText>
        </w:r>
        <w:r w:rsidDel="00002EA8">
          <w:delText xml:space="preserve"> back to CMS.</w:delText>
        </w:r>
        <w:bookmarkStart w:id="1323" w:name="_Toc125592692"/>
        <w:bookmarkEnd w:id="1323"/>
      </w:del>
    </w:p>
    <w:p w14:paraId="0D521B0A" w14:textId="3D73B81F" w:rsidR="00226AFA" w:rsidDel="00002EA8" w:rsidRDefault="00226AFA" w:rsidP="00CF7D7A">
      <w:pPr>
        <w:pStyle w:val="ListParagraph"/>
        <w:numPr>
          <w:ilvl w:val="0"/>
          <w:numId w:val="29"/>
        </w:numPr>
        <w:spacing w:after="3" w:line="360" w:lineRule="auto"/>
        <w:rPr>
          <w:del w:id="1324" w:author="Sacintha Raj" w:date="2023-01-26T01:03:00Z"/>
        </w:rPr>
      </w:pPr>
      <w:del w:id="1325" w:author="Sacintha Raj" w:date="2023-01-26T01:03:00Z">
        <w:r w:rsidDel="00002EA8">
          <w:delText>The Request is picked from the “REQUEST_PROCESSING_QUEUE”.</w:delText>
        </w:r>
        <w:bookmarkStart w:id="1326" w:name="_Toc125592693"/>
        <w:bookmarkEnd w:id="1326"/>
      </w:del>
    </w:p>
    <w:p w14:paraId="21E3FAB1" w14:textId="25EAFC41" w:rsidR="00226AFA" w:rsidDel="00002EA8" w:rsidRDefault="00226AFA" w:rsidP="00CF7D7A">
      <w:pPr>
        <w:pStyle w:val="ListParagraph"/>
        <w:numPr>
          <w:ilvl w:val="0"/>
          <w:numId w:val="29"/>
        </w:numPr>
        <w:spacing w:after="3" w:line="360" w:lineRule="auto"/>
        <w:rPr>
          <w:del w:id="1327" w:author="Sacintha Raj" w:date="2023-01-26T01:03:00Z"/>
        </w:rPr>
      </w:pPr>
      <w:del w:id="1328" w:author="Sacintha Raj" w:date="2023-01-26T01:03:00Z">
        <w:r w:rsidDel="00002EA8">
          <w:delText xml:space="preserve">The Key fields from request are send to a </w:delText>
        </w:r>
        <w:r w:rsidR="00CF7D7A" w:rsidDel="00002EA8">
          <w:delText xml:space="preserve">DynamoDB </w:delText>
        </w:r>
        <w:r w:rsidDel="00002EA8">
          <w:delText>Table “Reconciliation Table”</w:delText>
        </w:r>
        <w:bookmarkStart w:id="1329" w:name="_Toc125592694"/>
        <w:bookmarkEnd w:id="1329"/>
      </w:del>
    </w:p>
    <w:p w14:paraId="42152AA6" w14:textId="0D5823B8" w:rsidR="00226AFA" w:rsidDel="00002EA8" w:rsidRDefault="00226AFA" w:rsidP="00CF7D7A">
      <w:pPr>
        <w:pStyle w:val="ListParagraph"/>
        <w:numPr>
          <w:ilvl w:val="0"/>
          <w:numId w:val="29"/>
        </w:numPr>
        <w:spacing w:after="3" w:line="360" w:lineRule="auto"/>
        <w:rPr>
          <w:del w:id="1330" w:author="Sacintha Raj" w:date="2023-01-26T01:03:00Z"/>
        </w:rPr>
      </w:pPr>
      <w:del w:id="1331" w:author="Sacintha Raj" w:date="2023-01-26T01:03:00Z">
        <w:r w:rsidDel="00002EA8">
          <w:delText>The request is mapped to an “Eclipse Request”.</w:delText>
        </w:r>
        <w:bookmarkStart w:id="1332" w:name="_Toc125592695"/>
        <w:bookmarkEnd w:id="1332"/>
      </w:del>
    </w:p>
    <w:p w14:paraId="4111EDAF" w14:textId="1D9EB3A7" w:rsidR="00226AFA" w:rsidDel="00002EA8" w:rsidRDefault="00226AFA" w:rsidP="00CF7D7A">
      <w:pPr>
        <w:pStyle w:val="ListParagraph"/>
        <w:numPr>
          <w:ilvl w:val="0"/>
          <w:numId w:val="29"/>
        </w:numPr>
        <w:spacing w:after="3" w:line="360" w:lineRule="auto"/>
        <w:rPr>
          <w:del w:id="1333" w:author="Sacintha Raj" w:date="2023-01-26T01:03:00Z"/>
        </w:rPr>
      </w:pPr>
      <w:del w:id="1334" w:author="Sacintha Raj" w:date="2023-01-26T01:03:00Z">
        <w:r w:rsidDel="00002EA8">
          <w:delText>This “Eclipse Request” is posted on to a “ECLIPSE_QUEUE”</w:delText>
        </w:r>
        <w:bookmarkStart w:id="1335" w:name="_Toc125592696"/>
        <w:bookmarkEnd w:id="1335"/>
      </w:del>
    </w:p>
    <w:p w14:paraId="67D82212" w14:textId="0A46F891" w:rsidR="00226AFA" w:rsidDel="00002EA8" w:rsidRDefault="00226AFA" w:rsidP="00CF7D7A">
      <w:pPr>
        <w:pStyle w:val="ListParagraph"/>
        <w:numPr>
          <w:ilvl w:val="0"/>
          <w:numId w:val="29"/>
        </w:numPr>
        <w:spacing w:after="3" w:line="360" w:lineRule="auto"/>
        <w:rPr>
          <w:del w:id="1336" w:author="Sacintha Raj" w:date="2023-01-26T01:03:00Z"/>
        </w:rPr>
      </w:pPr>
      <w:del w:id="1337" w:author="Sacintha Raj" w:date="2023-01-26T01:03:00Z">
        <w:r w:rsidDel="00002EA8">
          <w:delText>The “Eclipse Request” is then used to invoke an API on the Eclipse.</w:delText>
        </w:r>
        <w:bookmarkStart w:id="1338" w:name="_Toc125592697"/>
        <w:bookmarkEnd w:id="1338"/>
      </w:del>
    </w:p>
    <w:p w14:paraId="69A00206" w14:textId="149CCD1E" w:rsidR="00226AFA" w:rsidDel="00002EA8" w:rsidRDefault="00226AFA" w:rsidP="00CF7D7A">
      <w:pPr>
        <w:pStyle w:val="ListParagraph"/>
        <w:numPr>
          <w:ilvl w:val="0"/>
          <w:numId w:val="29"/>
        </w:numPr>
        <w:spacing w:after="3" w:line="360" w:lineRule="auto"/>
        <w:rPr>
          <w:del w:id="1339" w:author="Sacintha Raj" w:date="2023-01-26T01:03:00Z"/>
        </w:rPr>
      </w:pPr>
      <w:del w:id="1340" w:author="Sacintha Raj" w:date="2023-01-26T01:03:00Z">
        <w:r w:rsidDel="00002EA8">
          <w:delText>If the Eclipse is unavailable when invoking the API.</w:delText>
        </w:r>
        <w:bookmarkStart w:id="1341" w:name="_Toc125592698"/>
        <w:bookmarkEnd w:id="1341"/>
      </w:del>
    </w:p>
    <w:p w14:paraId="3A7A9931" w14:textId="6475A573" w:rsidR="00226AFA" w:rsidDel="00002EA8" w:rsidRDefault="00226AFA" w:rsidP="00CF7D7A">
      <w:pPr>
        <w:pStyle w:val="ListParagraph"/>
        <w:numPr>
          <w:ilvl w:val="0"/>
          <w:numId w:val="29"/>
        </w:numPr>
        <w:spacing w:after="3" w:line="360" w:lineRule="auto"/>
        <w:rPr>
          <w:del w:id="1342" w:author="Sacintha Raj" w:date="2023-01-26T01:03:00Z"/>
        </w:rPr>
      </w:pPr>
      <w:del w:id="1343" w:author="Sacintha Raj" w:date="2023-01-26T01:03:00Z">
        <w:r w:rsidDel="00002EA8">
          <w:delText xml:space="preserve">This “Eclipse Request” is tried after some interval of time </w:delText>
        </w:r>
        <w:bookmarkStart w:id="1344" w:name="_Toc125592699"/>
        <w:bookmarkEnd w:id="1344"/>
      </w:del>
    </w:p>
    <w:p w14:paraId="0C53ADB1" w14:textId="43FABA94" w:rsidR="00226AFA" w:rsidDel="00002EA8" w:rsidRDefault="00226AFA" w:rsidP="00CF7D7A">
      <w:pPr>
        <w:pStyle w:val="ListParagraph"/>
        <w:numPr>
          <w:ilvl w:val="0"/>
          <w:numId w:val="29"/>
        </w:numPr>
        <w:spacing w:after="3" w:line="360" w:lineRule="auto"/>
        <w:rPr>
          <w:del w:id="1345" w:author="Sacintha Raj" w:date="2023-01-26T01:03:00Z"/>
        </w:rPr>
      </w:pPr>
      <w:del w:id="1346" w:author="Sacintha Raj" w:date="2023-01-26T01:03:00Z">
        <w:r w:rsidDel="00002EA8">
          <w:delText>Likewise step 10 and 11 are repeated for three times.</w:delText>
        </w:r>
        <w:bookmarkStart w:id="1347" w:name="_Toc125592700"/>
        <w:bookmarkEnd w:id="1347"/>
      </w:del>
    </w:p>
    <w:p w14:paraId="013B1E52" w14:textId="68F099AE" w:rsidR="00226AFA" w:rsidDel="00002EA8" w:rsidRDefault="00226AFA" w:rsidP="00CF7D7A">
      <w:pPr>
        <w:pStyle w:val="ListParagraph"/>
        <w:numPr>
          <w:ilvl w:val="0"/>
          <w:numId w:val="29"/>
        </w:numPr>
        <w:spacing w:after="3" w:line="360" w:lineRule="auto"/>
        <w:rPr>
          <w:del w:id="1348" w:author="Sacintha Raj" w:date="2023-01-26T01:03:00Z"/>
        </w:rPr>
      </w:pPr>
      <w:del w:id="1349" w:author="Sacintha Raj" w:date="2023-01-26T01:03:00Z">
        <w:r w:rsidDel="00002EA8">
          <w:delText>Before the last attempt is used Eclipse is available and it is invoked successfully</w:delText>
        </w:r>
        <w:bookmarkStart w:id="1350" w:name="_Toc125592701"/>
        <w:bookmarkEnd w:id="1350"/>
      </w:del>
    </w:p>
    <w:p w14:paraId="5406DA0C" w14:textId="329263D7" w:rsidR="00226AFA" w:rsidDel="00002EA8" w:rsidRDefault="00226AFA" w:rsidP="00CF7D7A">
      <w:pPr>
        <w:pStyle w:val="ListParagraph"/>
        <w:numPr>
          <w:ilvl w:val="0"/>
          <w:numId w:val="29"/>
        </w:numPr>
        <w:spacing w:after="3" w:line="360" w:lineRule="auto"/>
        <w:rPr>
          <w:del w:id="1351" w:author="Sacintha Raj" w:date="2023-01-26T01:03:00Z"/>
        </w:rPr>
      </w:pPr>
      <w:del w:id="1352" w:author="Sacintha Raj" w:date="2023-01-26T01:03:00Z">
        <w:r w:rsidDel="00002EA8">
          <w:delText>The “Eclipse Response” is received from Eclipse.</w:delText>
        </w:r>
        <w:bookmarkStart w:id="1353" w:name="_Toc125592702"/>
        <w:bookmarkEnd w:id="1353"/>
      </w:del>
    </w:p>
    <w:p w14:paraId="25E7E949" w14:textId="4CB8E4A4" w:rsidR="00226AFA" w:rsidDel="00002EA8" w:rsidRDefault="00226AFA" w:rsidP="00CF7D7A">
      <w:pPr>
        <w:pStyle w:val="ListParagraph"/>
        <w:numPr>
          <w:ilvl w:val="0"/>
          <w:numId w:val="29"/>
        </w:numPr>
        <w:spacing w:after="3" w:line="360" w:lineRule="auto"/>
        <w:rPr>
          <w:del w:id="1354" w:author="Sacintha Raj" w:date="2023-01-26T01:03:00Z"/>
        </w:rPr>
      </w:pPr>
      <w:del w:id="1355" w:author="Sacintha Raj" w:date="2023-01-26T01:03:00Z">
        <w:r w:rsidDel="00002EA8">
          <w:delText>The “Eclipse Response” is Validated and found to be invalid</w:delText>
        </w:r>
        <w:bookmarkStart w:id="1356" w:name="_Toc125592703"/>
        <w:bookmarkEnd w:id="1356"/>
      </w:del>
    </w:p>
    <w:p w14:paraId="4CED5C2D" w14:textId="2ADDC70B" w:rsidR="00226AFA" w:rsidDel="00002EA8" w:rsidRDefault="00226AFA" w:rsidP="00CF7D7A">
      <w:pPr>
        <w:pStyle w:val="ListParagraph"/>
        <w:numPr>
          <w:ilvl w:val="0"/>
          <w:numId w:val="29"/>
        </w:numPr>
        <w:spacing w:after="3" w:line="360" w:lineRule="auto"/>
        <w:rPr>
          <w:del w:id="1357" w:author="Sacintha Raj" w:date="2023-01-26T01:03:00Z"/>
        </w:rPr>
      </w:pPr>
      <w:del w:id="1358" w:author="Sacintha Raj" w:date="2023-01-26T01:03:00Z">
        <w:r w:rsidDel="00002EA8">
          <w:delText xml:space="preserve">An email is </w:delText>
        </w:r>
        <w:r w:rsidR="006A6B47" w:rsidDel="00002EA8">
          <w:delText>sent</w:delText>
        </w:r>
        <w:r w:rsidDel="00002EA8">
          <w:delText xml:space="preserve"> to the relevant stakeholders and manually resolve the situation</w:delText>
        </w:r>
        <w:bookmarkStart w:id="1359" w:name="_Toc125592704"/>
        <w:bookmarkEnd w:id="1359"/>
      </w:del>
    </w:p>
    <w:p w14:paraId="48F60F33" w14:textId="6EDF38E2" w:rsidR="00226AFA" w:rsidDel="00002EA8" w:rsidRDefault="00226AFA" w:rsidP="00CF7D7A">
      <w:pPr>
        <w:pStyle w:val="ListParagraph"/>
        <w:numPr>
          <w:ilvl w:val="0"/>
          <w:numId w:val="29"/>
        </w:numPr>
        <w:spacing w:after="3" w:line="360" w:lineRule="auto"/>
        <w:rPr>
          <w:del w:id="1360" w:author="Sacintha Raj" w:date="2023-01-26T01:03:00Z"/>
        </w:rPr>
      </w:pPr>
      <w:del w:id="1361" w:author="Sacintha Raj" w:date="2023-01-26T01:03:00Z">
        <w:r w:rsidDel="00002EA8">
          <w:delText>When this issue is resolved, Eclipse Times Out Request Flow is executed from step 11.</w:delText>
        </w:r>
        <w:bookmarkStart w:id="1362" w:name="_Toc125592705"/>
        <w:bookmarkEnd w:id="1362"/>
      </w:del>
    </w:p>
    <w:p w14:paraId="22B2041A" w14:textId="04962C6B" w:rsidR="00226AFA" w:rsidDel="00002EA8" w:rsidRDefault="00226AFA" w:rsidP="00226AFA">
      <w:pPr>
        <w:pStyle w:val="ListParagraph"/>
        <w:spacing w:after="3" w:line="360" w:lineRule="auto"/>
        <w:rPr>
          <w:del w:id="1363" w:author="Sacintha Raj" w:date="2023-01-26T01:03:00Z"/>
        </w:rPr>
      </w:pPr>
      <w:bookmarkStart w:id="1364" w:name="_Toc125592706"/>
      <w:bookmarkEnd w:id="1364"/>
    </w:p>
    <w:p w14:paraId="7649B895" w14:textId="24969FCF" w:rsidR="0099219A" w:rsidDel="00002EA8" w:rsidRDefault="0099219A" w:rsidP="0099219A">
      <w:pPr>
        <w:rPr>
          <w:del w:id="1365" w:author="Sacintha Raj" w:date="2023-01-26T01:03:00Z"/>
          <w:b/>
        </w:rPr>
      </w:pPr>
      <w:del w:id="1366" w:author="Sacintha Raj" w:date="2023-01-26T01:03:00Z">
        <w:r w:rsidDel="00002EA8">
          <w:rPr>
            <w:b/>
          </w:rPr>
          <w:delText>S3 Bucket or DynamoDB unavailable for response Storage</w:delText>
        </w:r>
        <w:bookmarkStart w:id="1367" w:name="_Toc125592707"/>
        <w:bookmarkEnd w:id="1367"/>
      </w:del>
    </w:p>
    <w:p w14:paraId="053B1C3A" w14:textId="08BD3DE7" w:rsidR="0099219A" w:rsidDel="00002EA8" w:rsidRDefault="0099219A" w:rsidP="0099219A">
      <w:pPr>
        <w:rPr>
          <w:del w:id="1368" w:author="Sacintha Raj" w:date="2023-01-26T01:03:00Z"/>
        </w:rPr>
      </w:pPr>
      <w:del w:id="1369" w:author="Sacintha Raj" w:date="2023-01-26T01:03:00Z">
        <w:r w:rsidDel="00002EA8">
          <w:delText>The Flow of request is as below</w:delText>
        </w:r>
        <w:bookmarkStart w:id="1370" w:name="_Toc125592708"/>
        <w:bookmarkEnd w:id="1370"/>
      </w:del>
    </w:p>
    <w:p w14:paraId="47B691E5" w14:textId="183AD77E" w:rsidR="0099219A" w:rsidDel="00002EA8" w:rsidRDefault="0099219A" w:rsidP="0099219A">
      <w:pPr>
        <w:pStyle w:val="ListParagraph"/>
        <w:numPr>
          <w:ilvl w:val="0"/>
          <w:numId w:val="41"/>
        </w:numPr>
        <w:spacing w:after="3" w:line="360" w:lineRule="auto"/>
        <w:rPr>
          <w:del w:id="1371" w:author="Sacintha Raj" w:date="2023-01-26T01:03:00Z"/>
        </w:rPr>
      </w:pPr>
      <w:del w:id="1372" w:author="Sacintha Raj" w:date="2023-01-26T01:03:00Z">
        <w:r w:rsidDel="00002EA8">
          <w:delText>CMS invokes the SOAP webservice exposed by CWA(Fuse).</w:delText>
        </w:r>
        <w:bookmarkStart w:id="1373" w:name="_Toc125592709"/>
        <w:bookmarkEnd w:id="1373"/>
      </w:del>
    </w:p>
    <w:p w14:paraId="4207DA34" w14:textId="2BA6FF3C" w:rsidR="0099219A" w:rsidDel="00002EA8" w:rsidRDefault="0099219A" w:rsidP="0099219A">
      <w:pPr>
        <w:pStyle w:val="ListParagraph"/>
        <w:numPr>
          <w:ilvl w:val="0"/>
          <w:numId w:val="41"/>
        </w:numPr>
        <w:spacing w:after="3" w:line="360" w:lineRule="auto"/>
        <w:rPr>
          <w:del w:id="1374" w:author="Sacintha Raj" w:date="2023-01-26T01:03:00Z"/>
        </w:rPr>
      </w:pPr>
      <w:del w:id="1375" w:author="Sacintha Raj" w:date="2023-01-26T01:03:00Z">
        <w:r w:rsidDel="00002EA8">
          <w:delText>The request is validated and stored in a S3 bucket, and the path is stored in a Dynamo DB table “DATA_STORE” for later consumption.</w:delText>
        </w:r>
        <w:bookmarkStart w:id="1376" w:name="_Toc125592710"/>
        <w:bookmarkEnd w:id="1376"/>
      </w:del>
    </w:p>
    <w:p w14:paraId="424AD8D4" w14:textId="7F2F0A1A" w:rsidR="0099219A" w:rsidDel="00002EA8" w:rsidRDefault="0099219A" w:rsidP="0099219A">
      <w:pPr>
        <w:pStyle w:val="ListParagraph"/>
        <w:numPr>
          <w:ilvl w:val="0"/>
          <w:numId w:val="41"/>
        </w:numPr>
        <w:spacing w:after="3" w:line="360" w:lineRule="auto"/>
        <w:rPr>
          <w:del w:id="1377" w:author="Sacintha Raj" w:date="2023-01-26T01:03:00Z"/>
        </w:rPr>
      </w:pPr>
      <w:del w:id="1378" w:author="Sacintha Raj" w:date="2023-01-26T01:03:00Z">
        <w:r w:rsidDel="00002EA8">
          <w:delText>The request is posted on to a queue “REQUEST_PROCESSING_QUEUE”</w:delText>
        </w:r>
        <w:bookmarkStart w:id="1379" w:name="_Toc125592711"/>
        <w:bookmarkEnd w:id="1379"/>
      </w:del>
    </w:p>
    <w:p w14:paraId="4C6D11FC" w14:textId="12E10F16" w:rsidR="0099219A" w:rsidDel="00002EA8" w:rsidRDefault="0099219A" w:rsidP="0099219A">
      <w:pPr>
        <w:pStyle w:val="ListParagraph"/>
        <w:numPr>
          <w:ilvl w:val="0"/>
          <w:numId w:val="41"/>
        </w:numPr>
        <w:spacing w:after="3" w:line="360" w:lineRule="auto"/>
        <w:rPr>
          <w:del w:id="1380" w:author="Sacintha Raj" w:date="2023-01-26T01:03:00Z"/>
        </w:rPr>
      </w:pPr>
      <w:del w:id="1381" w:author="Sacintha Raj" w:date="2023-01-26T01:03:00Z">
        <w:r w:rsidDel="00002EA8">
          <w:delText>An acknowledgment is sent back to CMS.</w:delText>
        </w:r>
        <w:bookmarkStart w:id="1382" w:name="_Toc125592712"/>
        <w:bookmarkEnd w:id="1382"/>
      </w:del>
    </w:p>
    <w:p w14:paraId="0F57C9A4" w14:textId="7BD2544A" w:rsidR="0099219A" w:rsidDel="00002EA8" w:rsidRDefault="0099219A" w:rsidP="0099219A">
      <w:pPr>
        <w:pStyle w:val="ListParagraph"/>
        <w:numPr>
          <w:ilvl w:val="0"/>
          <w:numId w:val="41"/>
        </w:numPr>
        <w:spacing w:after="3" w:line="360" w:lineRule="auto"/>
        <w:rPr>
          <w:del w:id="1383" w:author="Sacintha Raj" w:date="2023-01-26T01:03:00Z"/>
        </w:rPr>
      </w:pPr>
      <w:del w:id="1384" w:author="Sacintha Raj" w:date="2023-01-26T01:03:00Z">
        <w:r w:rsidDel="00002EA8">
          <w:delText>The Request is picked from the “REQUEST_PROCESSING_QUEUE”.</w:delText>
        </w:r>
        <w:bookmarkStart w:id="1385" w:name="_Toc125592713"/>
        <w:bookmarkEnd w:id="1385"/>
      </w:del>
    </w:p>
    <w:p w14:paraId="35DF4AEE" w14:textId="2F9C6C9C" w:rsidR="0099219A" w:rsidDel="00002EA8" w:rsidRDefault="0099219A" w:rsidP="0099219A">
      <w:pPr>
        <w:pStyle w:val="ListParagraph"/>
        <w:numPr>
          <w:ilvl w:val="0"/>
          <w:numId w:val="41"/>
        </w:numPr>
        <w:spacing w:after="3" w:line="360" w:lineRule="auto"/>
        <w:rPr>
          <w:del w:id="1386" w:author="Sacintha Raj" w:date="2023-01-26T01:03:00Z"/>
        </w:rPr>
      </w:pPr>
      <w:del w:id="1387" w:author="Sacintha Raj" w:date="2023-01-26T01:03:00Z">
        <w:r w:rsidDel="00002EA8">
          <w:delText>The request is mapped to an “Eclipse Request”.</w:delText>
        </w:r>
        <w:bookmarkStart w:id="1388" w:name="_Toc125592714"/>
        <w:bookmarkEnd w:id="1388"/>
      </w:del>
    </w:p>
    <w:p w14:paraId="524A68B2" w14:textId="46B210F2" w:rsidR="0099219A" w:rsidDel="00002EA8" w:rsidRDefault="0099219A" w:rsidP="0099219A">
      <w:pPr>
        <w:pStyle w:val="ListParagraph"/>
        <w:numPr>
          <w:ilvl w:val="0"/>
          <w:numId w:val="41"/>
        </w:numPr>
        <w:spacing w:after="3" w:line="360" w:lineRule="auto"/>
        <w:rPr>
          <w:del w:id="1389" w:author="Sacintha Raj" w:date="2023-01-26T01:03:00Z"/>
        </w:rPr>
      </w:pPr>
      <w:del w:id="1390" w:author="Sacintha Raj" w:date="2023-01-26T01:03:00Z">
        <w:r w:rsidDel="00002EA8">
          <w:delText>This “Eclipse Request” is posted on to a “ECLIPSE_QUEUE”</w:delText>
        </w:r>
        <w:bookmarkStart w:id="1391" w:name="_Toc125592715"/>
        <w:bookmarkEnd w:id="1391"/>
      </w:del>
    </w:p>
    <w:p w14:paraId="0B9F6582" w14:textId="2FB1227B" w:rsidR="0099219A" w:rsidDel="00002EA8" w:rsidRDefault="0099219A" w:rsidP="0099219A">
      <w:pPr>
        <w:pStyle w:val="ListParagraph"/>
        <w:numPr>
          <w:ilvl w:val="0"/>
          <w:numId w:val="41"/>
        </w:numPr>
        <w:spacing w:after="3" w:line="360" w:lineRule="auto"/>
        <w:rPr>
          <w:del w:id="1392" w:author="Sacintha Raj" w:date="2023-01-26T01:03:00Z"/>
        </w:rPr>
      </w:pPr>
      <w:del w:id="1393" w:author="Sacintha Raj" w:date="2023-01-26T01:03:00Z">
        <w:r w:rsidDel="00002EA8">
          <w:delText>The “Eclipse Request” is then used to invoke an API on the Eclipse.</w:delText>
        </w:r>
        <w:bookmarkStart w:id="1394" w:name="_Toc125592716"/>
        <w:bookmarkEnd w:id="1394"/>
      </w:del>
    </w:p>
    <w:p w14:paraId="7D05F4D4" w14:textId="6E432532" w:rsidR="0099219A" w:rsidDel="00002EA8" w:rsidRDefault="0099219A" w:rsidP="0099219A">
      <w:pPr>
        <w:pStyle w:val="ListParagraph"/>
        <w:numPr>
          <w:ilvl w:val="0"/>
          <w:numId w:val="41"/>
        </w:numPr>
        <w:spacing w:after="3" w:line="360" w:lineRule="auto"/>
        <w:rPr>
          <w:del w:id="1395" w:author="Sacintha Raj" w:date="2023-01-26T01:03:00Z"/>
        </w:rPr>
      </w:pPr>
      <w:del w:id="1396" w:author="Sacintha Raj" w:date="2023-01-26T01:03:00Z">
        <w:r w:rsidDel="00002EA8">
          <w:delText>The “Eclipse Response” is received from Eclipse.</w:delText>
        </w:r>
        <w:bookmarkStart w:id="1397" w:name="_Toc125592717"/>
        <w:bookmarkEnd w:id="1397"/>
      </w:del>
    </w:p>
    <w:p w14:paraId="688E6997" w14:textId="01E10F6B" w:rsidR="0099219A" w:rsidDel="00002EA8" w:rsidRDefault="0099219A" w:rsidP="0099219A">
      <w:pPr>
        <w:pStyle w:val="ListParagraph"/>
        <w:numPr>
          <w:ilvl w:val="0"/>
          <w:numId w:val="41"/>
        </w:numPr>
        <w:spacing w:after="3" w:line="360" w:lineRule="auto"/>
        <w:rPr>
          <w:del w:id="1398" w:author="Sacintha Raj" w:date="2023-01-26T01:03:00Z"/>
        </w:rPr>
      </w:pPr>
      <w:del w:id="1399" w:author="Sacintha Raj" w:date="2023-01-26T01:03:00Z">
        <w:r w:rsidDel="00002EA8">
          <w:delText>The “Eclipse Response” is validated and stored in a S3 bucket, and the path is updated in Dynamo DB table “DATA_STORE” for later consumption.</w:delText>
        </w:r>
        <w:bookmarkStart w:id="1400" w:name="_Toc125592718"/>
        <w:bookmarkEnd w:id="1400"/>
      </w:del>
    </w:p>
    <w:p w14:paraId="3F137E1E" w14:textId="0EE45B72" w:rsidR="0099219A" w:rsidDel="00002EA8" w:rsidRDefault="0099219A" w:rsidP="0099219A">
      <w:pPr>
        <w:pStyle w:val="ListParagraph"/>
        <w:numPr>
          <w:ilvl w:val="0"/>
          <w:numId w:val="41"/>
        </w:numPr>
        <w:spacing w:after="3" w:line="360" w:lineRule="auto"/>
        <w:rPr>
          <w:del w:id="1401" w:author="Sacintha Raj" w:date="2023-01-26T01:03:00Z"/>
        </w:rPr>
      </w:pPr>
      <w:del w:id="1402" w:author="Sacintha Raj" w:date="2023-01-26T01:03:00Z">
        <w:r w:rsidDel="00002EA8">
          <w:delText xml:space="preserve">If S3 bucket or Dynamo Db is unavailable during response storage the response is posted on to the “RESPONSE_BACKUP_QUEUE”  </w:delText>
        </w:r>
        <w:bookmarkStart w:id="1403" w:name="_Toc125592719"/>
        <w:bookmarkEnd w:id="1403"/>
      </w:del>
    </w:p>
    <w:p w14:paraId="581677B2" w14:textId="231A8E87" w:rsidR="0099219A" w:rsidDel="00002EA8" w:rsidRDefault="0099219A" w:rsidP="0099219A">
      <w:pPr>
        <w:pStyle w:val="ListParagraph"/>
        <w:numPr>
          <w:ilvl w:val="0"/>
          <w:numId w:val="41"/>
        </w:numPr>
        <w:spacing w:after="3" w:line="360" w:lineRule="auto"/>
        <w:rPr>
          <w:del w:id="1404" w:author="Sacintha Raj" w:date="2023-01-26T01:03:00Z"/>
        </w:rPr>
      </w:pPr>
      <w:del w:id="1405" w:author="Sacintha Raj" w:date="2023-01-26T01:03:00Z">
        <w:r w:rsidDel="00002EA8">
          <w:delText>A</w:delText>
        </w:r>
        <w:r w:rsidR="004D04B3" w:rsidDel="00002EA8">
          <w:delText>n</w:delText>
        </w:r>
        <w:r w:rsidDel="00002EA8">
          <w:delText xml:space="preserve"> Email is </w:delText>
        </w:r>
        <w:r w:rsidR="004D04B3" w:rsidDel="00002EA8">
          <w:delText>sent</w:delText>
        </w:r>
        <w:r w:rsidDel="00002EA8">
          <w:delText xml:space="preserve"> to Fuse support </w:delText>
        </w:r>
        <w:bookmarkStart w:id="1406" w:name="_Toc125592720"/>
        <w:bookmarkEnd w:id="1406"/>
      </w:del>
    </w:p>
    <w:p w14:paraId="0590C012" w14:textId="55B1F748" w:rsidR="003E16D7" w:rsidDel="00002EA8" w:rsidRDefault="003E16D7" w:rsidP="0099219A">
      <w:pPr>
        <w:pStyle w:val="ListParagraph"/>
        <w:numPr>
          <w:ilvl w:val="0"/>
          <w:numId w:val="41"/>
        </w:numPr>
        <w:spacing w:after="3" w:line="360" w:lineRule="auto"/>
        <w:rPr>
          <w:del w:id="1407" w:author="Sacintha Raj" w:date="2023-01-26T01:03:00Z"/>
        </w:rPr>
      </w:pPr>
      <w:del w:id="1408" w:author="Sacintha Raj" w:date="2023-01-26T01:03:00Z">
        <w:r w:rsidDel="00002EA8">
          <w:delText xml:space="preserve">A scheduler is  run a specific times of the day and will pick the Eclipse response from </w:delText>
        </w:r>
        <w:r w:rsidDel="00002EA8">
          <w:delText xml:space="preserve">“RESPONSE_BACKUP_QUEUE”  </w:delText>
        </w:r>
        <w:r w:rsidDel="00002EA8">
          <w:delText xml:space="preserve"> and steps from 10 is repeated again.</w:delText>
        </w:r>
        <w:bookmarkStart w:id="1409" w:name="_Toc125592721"/>
        <w:bookmarkEnd w:id="1409"/>
      </w:del>
    </w:p>
    <w:p w14:paraId="3A75BA5F" w14:textId="6E108044" w:rsidR="0099219A" w:rsidDel="00002EA8" w:rsidRDefault="0099219A" w:rsidP="0099219A">
      <w:pPr>
        <w:pStyle w:val="ListParagraph"/>
        <w:numPr>
          <w:ilvl w:val="0"/>
          <w:numId w:val="41"/>
        </w:numPr>
        <w:spacing w:after="3" w:line="360" w:lineRule="auto"/>
        <w:rPr>
          <w:del w:id="1410" w:author="Sacintha Raj" w:date="2023-01-26T01:03:00Z"/>
        </w:rPr>
      </w:pPr>
      <w:del w:id="1411" w:author="Sacintha Raj" w:date="2023-01-26T01:03:00Z">
        <w:r w:rsidDel="00002EA8">
          <w:delText>The “Eclipse Response” is posted to “RESPONSE_PROCESSING_QUEUE”.</w:delText>
        </w:r>
        <w:bookmarkStart w:id="1412" w:name="_Toc125592722"/>
        <w:bookmarkEnd w:id="1412"/>
      </w:del>
    </w:p>
    <w:p w14:paraId="2254147E" w14:textId="0A15A72B" w:rsidR="00226AFA" w:rsidDel="00002EA8" w:rsidRDefault="00226AFA" w:rsidP="00226AFA">
      <w:pPr>
        <w:pStyle w:val="ListParagraph"/>
        <w:spacing w:after="3" w:line="360" w:lineRule="auto"/>
        <w:rPr>
          <w:del w:id="1413" w:author="Sacintha Raj" w:date="2023-01-26T01:03:00Z"/>
        </w:rPr>
      </w:pPr>
      <w:bookmarkStart w:id="1414" w:name="_Toc125592723"/>
      <w:bookmarkEnd w:id="1414"/>
    </w:p>
    <w:p w14:paraId="0EA2DE59" w14:textId="6B8C9FA9" w:rsidR="00226AFA" w:rsidDel="00002EA8" w:rsidRDefault="00226AFA" w:rsidP="00226AFA">
      <w:pPr>
        <w:rPr>
          <w:del w:id="1415" w:author="Sacintha Raj" w:date="2023-01-26T01:03:00Z"/>
          <w:b/>
        </w:rPr>
      </w:pPr>
      <w:del w:id="1416" w:author="Sacintha Raj" w:date="2023-01-26T01:03:00Z">
        <w:r w:rsidDel="00002EA8">
          <w:rPr>
            <w:b/>
          </w:rPr>
          <w:delText>CMS Temporarily Unavailable Response Flow</w:delText>
        </w:r>
        <w:bookmarkStart w:id="1417" w:name="_Toc125592724"/>
        <w:bookmarkEnd w:id="1417"/>
      </w:del>
    </w:p>
    <w:p w14:paraId="1938B521" w14:textId="09BDF979" w:rsidR="00226AFA" w:rsidDel="00002EA8" w:rsidRDefault="00226AFA" w:rsidP="00CF7D7A">
      <w:pPr>
        <w:pStyle w:val="ListParagraph"/>
        <w:numPr>
          <w:ilvl w:val="0"/>
          <w:numId w:val="30"/>
        </w:numPr>
        <w:spacing w:after="3" w:line="360" w:lineRule="auto"/>
        <w:rPr>
          <w:del w:id="1418" w:author="Sacintha Raj" w:date="2023-01-26T01:03:00Z"/>
        </w:rPr>
      </w:pPr>
      <w:del w:id="1419" w:author="Sacintha Raj" w:date="2023-01-26T01:03:00Z">
        <w:r w:rsidDel="00002EA8">
          <w:delText>The “Eclipse Response” is picked from the “RESPONSE_PROCESSING_QUEUE”.</w:delText>
        </w:r>
        <w:bookmarkStart w:id="1420" w:name="_Toc125592725"/>
        <w:bookmarkEnd w:id="1420"/>
      </w:del>
    </w:p>
    <w:p w14:paraId="2F8980B1" w14:textId="44CA317C" w:rsidR="00226AFA" w:rsidDel="00002EA8" w:rsidRDefault="00226AFA" w:rsidP="00CF7D7A">
      <w:pPr>
        <w:pStyle w:val="ListParagraph"/>
        <w:numPr>
          <w:ilvl w:val="0"/>
          <w:numId w:val="30"/>
        </w:numPr>
        <w:spacing w:after="3" w:line="360" w:lineRule="auto"/>
        <w:rPr>
          <w:del w:id="1421" w:author="Sacintha Raj" w:date="2023-01-26T01:03:00Z"/>
        </w:rPr>
      </w:pPr>
      <w:del w:id="1422" w:author="Sacintha Raj" w:date="2023-01-26T01:03:00Z">
        <w:r w:rsidDel="00002EA8">
          <w:delText xml:space="preserve">The Key fields from response are send to a </w:delText>
        </w:r>
        <w:r w:rsidR="00CF7D7A" w:rsidDel="00002EA8">
          <w:delText xml:space="preserve">DynamoDB </w:delText>
        </w:r>
        <w:r w:rsidDel="00002EA8">
          <w:delText>Table “Reconciliation Table”</w:delText>
        </w:r>
        <w:bookmarkStart w:id="1423" w:name="_Toc125592726"/>
        <w:bookmarkEnd w:id="1423"/>
      </w:del>
    </w:p>
    <w:p w14:paraId="491AC7A3" w14:textId="7551A25D" w:rsidR="00226AFA" w:rsidDel="00002EA8" w:rsidRDefault="00226AFA" w:rsidP="00CF7D7A">
      <w:pPr>
        <w:pStyle w:val="ListParagraph"/>
        <w:numPr>
          <w:ilvl w:val="0"/>
          <w:numId w:val="30"/>
        </w:numPr>
        <w:spacing w:after="3" w:line="360" w:lineRule="auto"/>
        <w:rPr>
          <w:del w:id="1424" w:author="Sacintha Raj" w:date="2023-01-26T01:03:00Z"/>
        </w:rPr>
      </w:pPr>
      <w:del w:id="1425" w:author="Sacintha Raj" w:date="2023-01-26T01:03:00Z">
        <w:r w:rsidDel="00002EA8">
          <w:delText>The Eclipse Response is mapped to a “CMS Response”</w:delText>
        </w:r>
        <w:bookmarkStart w:id="1426" w:name="_Toc125592727"/>
        <w:bookmarkEnd w:id="1426"/>
      </w:del>
    </w:p>
    <w:p w14:paraId="2369A10B" w14:textId="2EEEF149" w:rsidR="00226AFA" w:rsidDel="00002EA8" w:rsidRDefault="00226AFA" w:rsidP="00CF7D7A">
      <w:pPr>
        <w:pStyle w:val="ListParagraph"/>
        <w:numPr>
          <w:ilvl w:val="0"/>
          <w:numId w:val="30"/>
        </w:numPr>
        <w:spacing w:after="3" w:line="360" w:lineRule="auto"/>
        <w:rPr>
          <w:del w:id="1427" w:author="Sacintha Raj" w:date="2023-01-26T01:03:00Z"/>
        </w:rPr>
      </w:pPr>
      <w:del w:id="1428" w:author="Sacintha Raj" w:date="2023-01-26T01:03:00Z">
        <w:r w:rsidDel="00002EA8">
          <w:delText>The “CMS Response” is posted on to a “CMS_QUEUE”</w:delText>
        </w:r>
        <w:bookmarkStart w:id="1429" w:name="_Toc125592728"/>
        <w:bookmarkEnd w:id="1429"/>
      </w:del>
    </w:p>
    <w:p w14:paraId="2653DAE5" w14:textId="08BC7332" w:rsidR="00226AFA" w:rsidDel="00002EA8" w:rsidRDefault="00226AFA" w:rsidP="00CF7D7A">
      <w:pPr>
        <w:pStyle w:val="ListParagraph"/>
        <w:numPr>
          <w:ilvl w:val="0"/>
          <w:numId w:val="30"/>
        </w:numPr>
        <w:spacing w:after="3" w:line="360" w:lineRule="auto"/>
        <w:rPr>
          <w:del w:id="1430" w:author="Sacintha Raj" w:date="2023-01-26T01:03:00Z"/>
        </w:rPr>
      </w:pPr>
      <w:del w:id="1431" w:author="Sacintha Raj" w:date="2023-01-26T01:03:00Z">
        <w:r w:rsidDel="00002EA8">
          <w:delText>The “CMS Response” is picked from the “CMS_QUEUE” and used to invoke the CMS Callback APIs</w:delText>
        </w:r>
        <w:bookmarkStart w:id="1432" w:name="_Toc125592729"/>
        <w:bookmarkEnd w:id="1432"/>
      </w:del>
    </w:p>
    <w:p w14:paraId="7A0149FF" w14:textId="3B8752C6" w:rsidR="00226AFA" w:rsidDel="00002EA8" w:rsidRDefault="00226AFA" w:rsidP="00CF7D7A">
      <w:pPr>
        <w:pStyle w:val="ListParagraph"/>
        <w:numPr>
          <w:ilvl w:val="0"/>
          <w:numId w:val="30"/>
        </w:numPr>
        <w:spacing w:after="3" w:line="360" w:lineRule="auto"/>
        <w:rPr>
          <w:del w:id="1433" w:author="Sacintha Raj" w:date="2023-01-26T01:03:00Z"/>
        </w:rPr>
      </w:pPr>
      <w:del w:id="1434" w:author="Sacintha Raj" w:date="2023-01-26T01:03:00Z">
        <w:r w:rsidDel="00002EA8">
          <w:delText>The “CMS Response” is then used to invoke an API on the CMS.</w:delText>
        </w:r>
        <w:bookmarkStart w:id="1435" w:name="_Toc125592730"/>
        <w:bookmarkEnd w:id="1435"/>
      </w:del>
    </w:p>
    <w:p w14:paraId="1E80AE6E" w14:textId="1DCA973B" w:rsidR="00226AFA" w:rsidDel="00002EA8" w:rsidRDefault="00226AFA" w:rsidP="00CF7D7A">
      <w:pPr>
        <w:pStyle w:val="ListParagraph"/>
        <w:numPr>
          <w:ilvl w:val="0"/>
          <w:numId w:val="30"/>
        </w:numPr>
        <w:spacing w:after="3" w:line="360" w:lineRule="auto"/>
        <w:rPr>
          <w:del w:id="1436" w:author="Sacintha Raj" w:date="2023-01-26T01:03:00Z"/>
        </w:rPr>
      </w:pPr>
      <w:del w:id="1437" w:author="Sacintha Raj" w:date="2023-01-26T01:03:00Z">
        <w:r w:rsidDel="00002EA8">
          <w:delText>If the CMS is unavailable when invoking the API.</w:delText>
        </w:r>
        <w:bookmarkStart w:id="1438" w:name="_Toc125592731"/>
        <w:bookmarkEnd w:id="1438"/>
      </w:del>
    </w:p>
    <w:p w14:paraId="49B06FED" w14:textId="03D85CC7" w:rsidR="00226AFA" w:rsidDel="00002EA8" w:rsidRDefault="00226AFA" w:rsidP="00CF7D7A">
      <w:pPr>
        <w:pStyle w:val="ListParagraph"/>
        <w:numPr>
          <w:ilvl w:val="0"/>
          <w:numId w:val="30"/>
        </w:numPr>
        <w:spacing w:after="3" w:line="360" w:lineRule="auto"/>
        <w:rPr>
          <w:del w:id="1439" w:author="Sacintha Raj" w:date="2023-01-26T01:03:00Z"/>
        </w:rPr>
      </w:pPr>
      <w:del w:id="1440" w:author="Sacintha Raj" w:date="2023-01-26T01:03:00Z">
        <w:r w:rsidDel="00002EA8">
          <w:delText xml:space="preserve">This “CMS Response” is tried after some interval of time </w:delText>
        </w:r>
        <w:bookmarkStart w:id="1441" w:name="_Toc125592732"/>
        <w:bookmarkEnd w:id="1441"/>
      </w:del>
    </w:p>
    <w:p w14:paraId="10C2B942" w14:textId="2E6061A7" w:rsidR="00226AFA" w:rsidDel="00002EA8" w:rsidRDefault="00226AFA" w:rsidP="00CF7D7A">
      <w:pPr>
        <w:pStyle w:val="ListParagraph"/>
        <w:numPr>
          <w:ilvl w:val="0"/>
          <w:numId w:val="30"/>
        </w:numPr>
        <w:spacing w:after="3" w:line="360" w:lineRule="auto"/>
        <w:rPr>
          <w:del w:id="1442" w:author="Sacintha Raj" w:date="2023-01-26T01:03:00Z"/>
        </w:rPr>
      </w:pPr>
      <w:del w:id="1443" w:author="Sacintha Raj" w:date="2023-01-26T01:03:00Z">
        <w:r w:rsidDel="00002EA8">
          <w:delText>Likewise step 7 and 8 are repeated for three times.</w:delText>
        </w:r>
        <w:bookmarkStart w:id="1444" w:name="_Toc125592733"/>
        <w:bookmarkEnd w:id="1444"/>
      </w:del>
    </w:p>
    <w:p w14:paraId="1949CA82" w14:textId="06802082" w:rsidR="00226AFA" w:rsidDel="00002EA8" w:rsidRDefault="00226AFA" w:rsidP="00CF7D7A">
      <w:pPr>
        <w:pStyle w:val="ListParagraph"/>
        <w:numPr>
          <w:ilvl w:val="0"/>
          <w:numId w:val="30"/>
        </w:numPr>
        <w:spacing w:after="3" w:line="360" w:lineRule="auto"/>
        <w:rPr>
          <w:del w:id="1445" w:author="Sacintha Raj" w:date="2023-01-26T01:03:00Z"/>
        </w:rPr>
      </w:pPr>
      <w:del w:id="1446" w:author="Sacintha Raj" w:date="2023-01-26T01:03:00Z">
        <w:r w:rsidDel="00002EA8">
          <w:delText>Before the last attempt is used CMS is available and it is invoked successfully</w:delText>
        </w:r>
        <w:bookmarkStart w:id="1447" w:name="_Toc125592734"/>
        <w:bookmarkEnd w:id="1447"/>
      </w:del>
    </w:p>
    <w:p w14:paraId="3EEA932D" w14:textId="0DC5B7BA" w:rsidR="00226AFA" w:rsidDel="00002EA8" w:rsidRDefault="00226AFA" w:rsidP="00CF7D7A">
      <w:pPr>
        <w:pStyle w:val="ListParagraph"/>
        <w:numPr>
          <w:ilvl w:val="0"/>
          <w:numId w:val="30"/>
        </w:numPr>
        <w:spacing w:after="3" w:line="360" w:lineRule="auto"/>
        <w:rPr>
          <w:del w:id="1448" w:author="Sacintha Raj" w:date="2023-01-26T01:03:00Z"/>
        </w:rPr>
      </w:pPr>
      <w:del w:id="1449" w:author="Sacintha Raj" w:date="2023-01-26T01:03:00Z">
        <w:r w:rsidDel="00002EA8">
          <w:delText>Upon successful acknowledgment Response from CMS the request and Response is cleared from the “DATA_STORE” and marked complete on the “DATA_STORE”</w:delText>
        </w:r>
        <w:bookmarkStart w:id="1450" w:name="_Toc125592735"/>
        <w:bookmarkEnd w:id="1450"/>
      </w:del>
    </w:p>
    <w:p w14:paraId="481CF6CB" w14:textId="75260FC4" w:rsidR="00226AFA" w:rsidDel="00002EA8" w:rsidRDefault="00226AFA" w:rsidP="00226AFA">
      <w:pPr>
        <w:spacing w:after="3" w:line="360" w:lineRule="auto"/>
        <w:rPr>
          <w:del w:id="1451" w:author="Sacintha Raj" w:date="2023-01-26T01:03:00Z"/>
        </w:rPr>
      </w:pPr>
      <w:bookmarkStart w:id="1452" w:name="_Toc125592736"/>
      <w:bookmarkEnd w:id="1452"/>
    </w:p>
    <w:p w14:paraId="1A34B499" w14:textId="085BF3DC" w:rsidR="00226AFA" w:rsidDel="00002EA8" w:rsidRDefault="00226AFA" w:rsidP="00226AFA">
      <w:pPr>
        <w:rPr>
          <w:del w:id="1453" w:author="Sacintha Raj" w:date="2023-01-26T01:03:00Z"/>
          <w:b/>
        </w:rPr>
      </w:pPr>
      <w:del w:id="1454" w:author="Sacintha Raj" w:date="2023-01-26T01:03:00Z">
        <w:r w:rsidDel="00002EA8">
          <w:rPr>
            <w:b/>
          </w:rPr>
          <w:delText>CMS Permanently Unavailable Response Flow</w:delText>
        </w:r>
        <w:bookmarkStart w:id="1455" w:name="_Toc125592737"/>
        <w:bookmarkEnd w:id="1455"/>
      </w:del>
    </w:p>
    <w:p w14:paraId="730105CE" w14:textId="02465DE0" w:rsidR="00226AFA" w:rsidDel="00002EA8" w:rsidRDefault="00226AFA" w:rsidP="00CF7D7A">
      <w:pPr>
        <w:pStyle w:val="ListParagraph"/>
        <w:numPr>
          <w:ilvl w:val="0"/>
          <w:numId w:val="31"/>
        </w:numPr>
        <w:spacing w:after="3" w:line="360" w:lineRule="auto"/>
        <w:rPr>
          <w:del w:id="1456" w:author="Sacintha Raj" w:date="2023-01-26T01:03:00Z"/>
        </w:rPr>
      </w:pPr>
      <w:del w:id="1457" w:author="Sacintha Raj" w:date="2023-01-26T01:03:00Z">
        <w:r w:rsidDel="00002EA8">
          <w:delText>The “Eclipse Response” is picked from the “RESPONSE_PROCESSING_QUEUE”.</w:delText>
        </w:r>
        <w:bookmarkStart w:id="1458" w:name="_Toc125592738"/>
        <w:bookmarkEnd w:id="1458"/>
      </w:del>
    </w:p>
    <w:p w14:paraId="0948A0D5" w14:textId="7478EED6" w:rsidR="00226AFA" w:rsidDel="00002EA8" w:rsidRDefault="00226AFA" w:rsidP="00CF7D7A">
      <w:pPr>
        <w:pStyle w:val="ListParagraph"/>
        <w:numPr>
          <w:ilvl w:val="0"/>
          <w:numId w:val="31"/>
        </w:numPr>
        <w:spacing w:after="3" w:line="360" w:lineRule="auto"/>
        <w:rPr>
          <w:del w:id="1459" w:author="Sacintha Raj" w:date="2023-01-26T01:03:00Z"/>
        </w:rPr>
      </w:pPr>
      <w:del w:id="1460" w:author="Sacintha Raj" w:date="2023-01-26T01:03:00Z">
        <w:r w:rsidDel="00002EA8">
          <w:delText xml:space="preserve">The Key fields from response are send to a </w:delText>
        </w:r>
        <w:r w:rsidR="00CF7D7A" w:rsidDel="00002EA8">
          <w:delText xml:space="preserve">DynamoDB </w:delText>
        </w:r>
        <w:r w:rsidDel="00002EA8">
          <w:delText>Table “Reconciliation Table”</w:delText>
        </w:r>
        <w:bookmarkStart w:id="1461" w:name="_Toc125592739"/>
        <w:bookmarkEnd w:id="1461"/>
      </w:del>
    </w:p>
    <w:p w14:paraId="424EBB8F" w14:textId="7435A952" w:rsidR="00226AFA" w:rsidDel="00002EA8" w:rsidRDefault="00226AFA" w:rsidP="00CF7D7A">
      <w:pPr>
        <w:pStyle w:val="ListParagraph"/>
        <w:numPr>
          <w:ilvl w:val="0"/>
          <w:numId w:val="31"/>
        </w:numPr>
        <w:spacing w:after="3" w:line="360" w:lineRule="auto"/>
        <w:rPr>
          <w:del w:id="1462" w:author="Sacintha Raj" w:date="2023-01-26T01:03:00Z"/>
        </w:rPr>
      </w:pPr>
      <w:del w:id="1463" w:author="Sacintha Raj" w:date="2023-01-26T01:03:00Z">
        <w:r w:rsidDel="00002EA8">
          <w:delText>The Eclipse Response is mapped to a “CMS Response”</w:delText>
        </w:r>
        <w:bookmarkStart w:id="1464" w:name="_Toc125592740"/>
        <w:bookmarkEnd w:id="1464"/>
      </w:del>
    </w:p>
    <w:p w14:paraId="617E2EEB" w14:textId="261F439B" w:rsidR="00226AFA" w:rsidDel="00002EA8" w:rsidRDefault="00226AFA" w:rsidP="00CF7D7A">
      <w:pPr>
        <w:pStyle w:val="ListParagraph"/>
        <w:numPr>
          <w:ilvl w:val="0"/>
          <w:numId w:val="31"/>
        </w:numPr>
        <w:spacing w:after="3" w:line="360" w:lineRule="auto"/>
        <w:rPr>
          <w:del w:id="1465" w:author="Sacintha Raj" w:date="2023-01-26T01:03:00Z"/>
        </w:rPr>
      </w:pPr>
      <w:del w:id="1466" w:author="Sacintha Raj" w:date="2023-01-26T01:03:00Z">
        <w:r w:rsidDel="00002EA8">
          <w:delText>The “CMS Response” is posted on to a “CMS_QUEUE”</w:delText>
        </w:r>
        <w:bookmarkStart w:id="1467" w:name="_Toc125592741"/>
        <w:bookmarkEnd w:id="1467"/>
      </w:del>
    </w:p>
    <w:p w14:paraId="40DAE2A2" w14:textId="51A7084C" w:rsidR="00226AFA" w:rsidDel="00002EA8" w:rsidRDefault="00226AFA" w:rsidP="00CF7D7A">
      <w:pPr>
        <w:pStyle w:val="ListParagraph"/>
        <w:numPr>
          <w:ilvl w:val="0"/>
          <w:numId w:val="31"/>
        </w:numPr>
        <w:spacing w:after="3" w:line="360" w:lineRule="auto"/>
        <w:rPr>
          <w:del w:id="1468" w:author="Sacintha Raj" w:date="2023-01-26T01:03:00Z"/>
        </w:rPr>
      </w:pPr>
      <w:del w:id="1469" w:author="Sacintha Raj" w:date="2023-01-26T01:03:00Z">
        <w:r w:rsidDel="00002EA8">
          <w:delText>The “CMS Response” is picked from the “CMS_QUEUE” and used to invoke the CMS Callback APIs</w:delText>
        </w:r>
        <w:bookmarkStart w:id="1470" w:name="_Toc125592742"/>
        <w:bookmarkEnd w:id="1470"/>
      </w:del>
    </w:p>
    <w:p w14:paraId="283544F5" w14:textId="1483371F" w:rsidR="00226AFA" w:rsidDel="00002EA8" w:rsidRDefault="00226AFA" w:rsidP="00CF7D7A">
      <w:pPr>
        <w:pStyle w:val="ListParagraph"/>
        <w:numPr>
          <w:ilvl w:val="0"/>
          <w:numId w:val="31"/>
        </w:numPr>
        <w:spacing w:after="3" w:line="360" w:lineRule="auto"/>
        <w:rPr>
          <w:del w:id="1471" w:author="Sacintha Raj" w:date="2023-01-26T01:03:00Z"/>
        </w:rPr>
      </w:pPr>
      <w:del w:id="1472" w:author="Sacintha Raj" w:date="2023-01-26T01:03:00Z">
        <w:r w:rsidDel="00002EA8">
          <w:delText>The “CMS Response” is then used to invoke an API on the CMS.</w:delText>
        </w:r>
        <w:bookmarkStart w:id="1473" w:name="_Toc125592743"/>
        <w:bookmarkEnd w:id="1473"/>
      </w:del>
    </w:p>
    <w:p w14:paraId="1EA33842" w14:textId="061357C0" w:rsidR="00226AFA" w:rsidDel="00002EA8" w:rsidRDefault="00226AFA" w:rsidP="00CF7D7A">
      <w:pPr>
        <w:pStyle w:val="ListParagraph"/>
        <w:numPr>
          <w:ilvl w:val="0"/>
          <w:numId w:val="31"/>
        </w:numPr>
        <w:spacing w:after="3" w:line="360" w:lineRule="auto"/>
        <w:rPr>
          <w:del w:id="1474" w:author="Sacintha Raj" w:date="2023-01-26T01:03:00Z"/>
        </w:rPr>
      </w:pPr>
      <w:del w:id="1475" w:author="Sacintha Raj" w:date="2023-01-26T01:03:00Z">
        <w:r w:rsidDel="00002EA8">
          <w:delText>If the CMS is unavailable when invoking the API.</w:delText>
        </w:r>
        <w:bookmarkStart w:id="1476" w:name="_Toc125592744"/>
        <w:bookmarkEnd w:id="1476"/>
      </w:del>
    </w:p>
    <w:p w14:paraId="76B1F9DD" w14:textId="184172D4" w:rsidR="00226AFA" w:rsidDel="00002EA8" w:rsidRDefault="00226AFA" w:rsidP="00CF7D7A">
      <w:pPr>
        <w:pStyle w:val="ListParagraph"/>
        <w:numPr>
          <w:ilvl w:val="0"/>
          <w:numId w:val="31"/>
        </w:numPr>
        <w:spacing w:after="3" w:line="360" w:lineRule="auto"/>
        <w:rPr>
          <w:del w:id="1477" w:author="Sacintha Raj" w:date="2023-01-26T01:03:00Z"/>
        </w:rPr>
      </w:pPr>
      <w:del w:id="1478" w:author="Sacintha Raj" w:date="2023-01-26T01:03:00Z">
        <w:r w:rsidDel="00002EA8">
          <w:delText xml:space="preserve">This “CMS Response” is tried after some interval of time </w:delText>
        </w:r>
        <w:bookmarkStart w:id="1479" w:name="_Toc125592745"/>
        <w:bookmarkEnd w:id="1479"/>
      </w:del>
    </w:p>
    <w:p w14:paraId="24CB94D7" w14:textId="01332FF7" w:rsidR="00226AFA" w:rsidDel="00002EA8" w:rsidRDefault="00226AFA" w:rsidP="00CF7D7A">
      <w:pPr>
        <w:pStyle w:val="ListParagraph"/>
        <w:numPr>
          <w:ilvl w:val="0"/>
          <w:numId w:val="31"/>
        </w:numPr>
        <w:spacing w:after="3" w:line="360" w:lineRule="auto"/>
        <w:rPr>
          <w:del w:id="1480" w:author="Sacintha Raj" w:date="2023-01-26T01:03:00Z"/>
        </w:rPr>
      </w:pPr>
      <w:del w:id="1481" w:author="Sacintha Raj" w:date="2023-01-26T01:03:00Z">
        <w:r w:rsidDel="00002EA8">
          <w:delText>Likewise step 7 and 8 are repeated for three times.</w:delText>
        </w:r>
        <w:bookmarkStart w:id="1482" w:name="_Toc125592746"/>
        <w:bookmarkEnd w:id="1482"/>
      </w:del>
    </w:p>
    <w:p w14:paraId="3119B1D5" w14:textId="3F2A1DC4" w:rsidR="00226AFA" w:rsidDel="00002EA8" w:rsidRDefault="00226AFA" w:rsidP="00CF7D7A">
      <w:pPr>
        <w:pStyle w:val="ListParagraph"/>
        <w:numPr>
          <w:ilvl w:val="0"/>
          <w:numId w:val="31"/>
        </w:numPr>
        <w:spacing w:after="3" w:line="360" w:lineRule="auto"/>
        <w:rPr>
          <w:del w:id="1483" w:author="Sacintha Raj" w:date="2023-01-26T01:03:00Z"/>
        </w:rPr>
      </w:pPr>
      <w:del w:id="1484" w:author="Sacintha Raj" w:date="2023-01-26T01:03:00Z">
        <w:r w:rsidDel="00002EA8">
          <w:delText xml:space="preserve">All attempts are exhausted and still the CMS is down. </w:delText>
        </w:r>
        <w:r w:rsidR="006A6B47" w:rsidDel="00002EA8">
          <w:delText>a</w:delText>
        </w:r>
        <w:r w:rsidDel="00002EA8">
          <w:delText xml:space="preserve">nd the Message is </w:delText>
        </w:r>
        <w:r w:rsidR="006A6B47" w:rsidDel="00002EA8">
          <w:delText>sent</w:delText>
        </w:r>
        <w:r w:rsidDel="00002EA8">
          <w:delText xml:space="preserve"> to “CMS_BACKUP_QUEUE”</w:delText>
        </w:r>
        <w:bookmarkStart w:id="1485" w:name="_Toc125592747"/>
        <w:bookmarkEnd w:id="1485"/>
      </w:del>
    </w:p>
    <w:p w14:paraId="41C7F4EC" w14:textId="0C999579" w:rsidR="00226AFA" w:rsidDel="00002EA8" w:rsidRDefault="00226AFA" w:rsidP="00CF7D7A">
      <w:pPr>
        <w:pStyle w:val="ListParagraph"/>
        <w:numPr>
          <w:ilvl w:val="0"/>
          <w:numId w:val="31"/>
        </w:numPr>
        <w:spacing w:after="3" w:line="360" w:lineRule="auto"/>
        <w:rPr>
          <w:del w:id="1486" w:author="Sacintha Raj" w:date="2023-01-26T01:03:00Z"/>
        </w:rPr>
      </w:pPr>
      <w:del w:id="1487" w:author="Sacintha Raj" w:date="2023-01-26T01:03:00Z">
        <w:r w:rsidDel="00002EA8">
          <w:delText xml:space="preserve">Now an Email is </w:delText>
        </w:r>
        <w:r w:rsidR="006A6B47" w:rsidDel="00002EA8">
          <w:delText>sent</w:delText>
        </w:r>
        <w:r w:rsidDel="00002EA8">
          <w:delText xml:space="preserve"> to respective personal so that CMS can be bought back to </w:delText>
        </w:r>
        <w:r w:rsidR="00CC1D26" w:rsidDel="00002EA8">
          <w:delText>operation</w:delText>
        </w:r>
        <w:r w:rsidDel="00002EA8">
          <w:delText>.</w:delText>
        </w:r>
        <w:bookmarkStart w:id="1488" w:name="_Toc125592748"/>
        <w:bookmarkEnd w:id="1488"/>
      </w:del>
    </w:p>
    <w:p w14:paraId="2F0BD295" w14:textId="7DC4B821" w:rsidR="00226AFA" w:rsidDel="00002EA8" w:rsidRDefault="00226AFA" w:rsidP="00CF7D7A">
      <w:pPr>
        <w:pStyle w:val="ListParagraph"/>
        <w:numPr>
          <w:ilvl w:val="0"/>
          <w:numId w:val="31"/>
        </w:numPr>
        <w:spacing w:after="3" w:line="360" w:lineRule="auto"/>
        <w:rPr>
          <w:del w:id="1489" w:author="Sacintha Raj" w:date="2023-01-26T01:03:00Z"/>
        </w:rPr>
      </w:pPr>
      <w:del w:id="1490" w:author="Sacintha Raj" w:date="2023-01-26T01:03:00Z">
        <w:r w:rsidDel="00002EA8">
          <w:delText>We now wait for an email notification from CMS to state that CMS is up and running.</w:delText>
        </w:r>
        <w:bookmarkStart w:id="1491" w:name="_Toc125592749"/>
        <w:bookmarkEnd w:id="1491"/>
      </w:del>
    </w:p>
    <w:p w14:paraId="739A7797" w14:textId="3D931DD8" w:rsidR="00226AFA" w:rsidDel="00002EA8" w:rsidRDefault="00226AFA" w:rsidP="00CF7D7A">
      <w:pPr>
        <w:pStyle w:val="ListParagraph"/>
        <w:numPr>
          <w:ilvl w:val="0"/>
          <w:numId w:val="27"/>
        </w:numPr>
        <w:spacing w:after="3" w:line="360" w:lineRule="auto"/>
        <w:rPr>
          <w:del w:id="1492" w:author="Sacintha Raj" w:date="2023-01-26T01:03:00Z"/>
        </w:rPr>
      </w:pPr>
      <w:del w:id="1493" w:author="Sacintha Raj" w:date="2023-01-26T01:03:00Z">
        <w:r w:rsidDel="00002EA8">
          <w:delText>The request is moved from “CMS_BACKUP_QUEUE” to “CMS_QUEUE”. This is done by a scheduler set to run at separate intervals of time</w:delText>
        </w:r>
        <w:bookmarkStart w:id="1494" w:name="_Toc125592750"/>
        <w:bookmarkEnd w:id="1494"/>
      </w:del>
    </w:p>
    <w:p w14:paraId="07EAD76A" w14:textId="4A89D0CF" w:rsidR="00226AFA" w:rsidDel="00002EA8" w:rsidRDefault="00226AFA" w:rsidP="00CF7D7A">
      <w:pPr>
        <w:pStyle w:val="ListParagraph"/>
        <w:numPr>
          <w:ilvl w:val="0"/>
          <w:numId w:val="31"/>
        </w:numPr>
        <w:spacing w:after="3" w:line="360" w:lineRule="auto"/>
        <w:rPr>
          <w:del w:id="1495" w:author="Sacintha Raj" w:date="2023-01-26T01:03:00Z"/>
        </w:rPr>
      </w:pPr>
      <w:del w:id="1496" w:author="Sacintha Raj" w:date="2023-01-26T01:03:00Z">
        <w:r w:rsidDel="00002EA8">
          <w:delText>The “CMS Response” is then used to invoke an API on the Eclipse.</w:delText>
        </w:r>
        <w:bookmarkStart w:id="1497" w:name="_Toc125592751"/>
        <w:bookmarkEnd w:id="1497"/>
      </w:del>
    </w:p>
    <w:p w14:paraId="5756C537" w14:textId="79AAACDC" w:rsidR="00226AFA" w:rsidDel="00002EA8" w:rsidRDefault="00226AFA" w:rsidP="00CF7D7A">
      <w:pPr>
        <w:pStyle w:val="ListParagraph"/>
        <w:numPr>
          <w:ilvl w:val="0"/>
          <w:numId w:val="31"/>
        </w:numPr>
        <w:spacing w:after="3" w:line="360" w:lineRule="auto"/>
        <w:rPr>
          <w:del w:id="1498" w:author="Sacintha Raj" w:date="2023-01-26T01:03:00Z"/>
        </w:rPr>
      </w:pPr>
      <w:del w:id="1499" w:author="Sacintha Raj" w:date="2023-01-26T01:03:00Z">
        <w:r w:rsidDel="00002EA8">
          <w:delText>Upon successful acknowledgment Response from CMS the request and Response is cleared from the “DATA_STORE” and marked complete on the “DATA_STORE”</w:delText>
        </w:r>
        <w:bookmarkStart w:id="1500" w:name="_Toc125592752"/>
        <w:bookmarkEnd w:id="1500"/>
      </w:del>
    </w:p>
    <w:p w14:paraId="36D8A24D" w14:textId="2AF63156" w:rsidR="00226AFA" w:rsidDel="00002EA8" w:rsidRDefault="00226AFA" w:rsidP="00226AFA">
      <w:pPr>
        <w:spacing w:after="3" w:line="360" w:lineRule="auto"/>
        <w:rPr>
          <w:del w:id="1501" w:author="Sacintha Raj" w:date="2023-01-26T01:03:00Z"/>
          <w:b/>
        </w:rPr>
      </w:pPr>
      <w:del w:id="1502" w:author="Sacintha Raj" w:date="2023-01-26T01:03:00Z">
        <w:r w:rsidDel="00002EA8">
          <w:rPr>
            <w:b/>
          </w:rPr>
          <w:delText>Fuse Failures</w:delText>
        </w:r>
        <w:bookmarkStart w:id="1503" w:name="_Toc125592753"/>
        <w:bookmarkEnd w:id="1503"/>
      </w:del>
    </w:p>
    <w:p w14:paraId="2FD73D37" w14:textId="5113C342" w:rsidR="00226AFA" w:rsidDel="00002EA8" w:rsidRDefault="00226AFA" w:rsidP="00226AFA">
      <w:pPr>
        <w:spacing w:after="3" w:line="360" w:lineRule="auto"/>
        <w:rPr>
          <w:del w:id="1504" w:author="Sacintha Raj" w:date="2023-01-26T01:03:00Z"/>
        </w:rPr>
      </w:pPr>
      <w:del w:id="1505" w:author="Sacintha Raj" w:date="2023-01-26T01:03:00Z">
        <w:r w:rsidDel="00002EA8">
          <w:delText>There is a possibility that Fuse can be down.</w:delText>
        </w:r>
        <w:bookmarkStart w:id="1506" w:name="_Toc125592754"/>
        <w:bookmarkEnd w:id="1506"/>
      </w:del>
    </w:p>
    <w:p w14:paraId="6F542744" w14:textId="1C6CF686" w:rsidR="00226AFA" w:rsidDel="00002EA8" w:rsidRDefault="00226AFA" w:rsidP="00226AFA">
      <w:pPr>
        <w:spacing w:after="3" w:line="360" w:lineRule="auto"/>
        <w:rPr>
          <w:del w:id="1507" w:author="Sacintha Raj" w:date="2023-01-26T01:03:00Z"/>
        </w:rPr>
      </w:pPr>
      <w:del w:id="1508" w:author="Sacintha Raj" w:date="2023-01-26T01:03:00Z">
        <w:r w:rsidDel="00002EA8">
          <w:delText xml:space="preserve">When the error is fixed and Fuse is bought back to </w:delText>
        </w:r>
        <w:r w:rsidR="00CC1D26" w:rsidDel="00002EA8">
          <w:delText>operation</w:delText>
        </w:r>
        <w:r w:rsidDel="00002EA8">
          <w:delText>, Fuse need to know where it needs to start.</w:delText>
        </w:r>
        <w:bookmarkStart w:id="1509" w:name="_Toc125592755"/>
        <w:bookmarkEnd w:id="1509"/>
      </w:del>
    </w:p>
    <w:p w14:paraId="0A735611" w14:textId="2D0F0C92" w:rsidR="00226AFA" w:rsidDel="00002EA8" w:rsidRDefault="00226AFA" w:rsidP="00226AFA">
      <w:pPr>
        <w:spacing w:after="3" w:line="360" w:lineRule="auto"/>
        <w:rPr>
          <w:del w:id="1510" w:author="Sacintha Raj" w:date="2023-01-26T01:03:00Z"/>
        </w:rPr>
      </w:pPr>
      <w:del w:id="1511" w:author="Sacintha Raj" w:date="2023-01-26T01:03:00Z">
        <w:r w:rsidDel="00002EA8">
          <w:delText>Here is where an Audit table comes to play.</w:delText>
        </w:r>
        <w:bookmarkStart w:id="1512" w:name="_Toc125592756"/>
        <w:bookmarkEnd w:id="1512"/>
      </w:del>
    </w:p>
    <w:p w14:paraId="05B96F1F" w14:textId="0AEFD723" w:rsidR="00226AFA" w:rsidDel="00002EA8" w:rsidRDefault="00226AFA" w:rsidP="00226AFA">
      <w:pPr>
        <w:spacing w:after="3" w:line="360" w:lineRule="auto"/>
        <w:rPr>
          <w:del w:id="1513" w:author="Sacintha Raj" w:date="2023-01-26T01:03:00Z"/>
        </w:rPr>
      </w:pPr>
      <w:del w:id="1514" w:author="Sacintha Raj" w:date="2023-01-26T01:03:00Z">
        <w:r w:rsidDel="00002EA8">
          <w:delText>The Audit Table is updated as the Request and Response travels through the fuse.</w:delText>
        </w:r>
        <w:bookmarkStart w:id="1515" w:name="_Toc125592757"/>
        <w:bookmarkEnd w:id="1515"/>
      </w:del>
    </w:p>
    <w:tbl>
      <w:tblPr>
        <w:tblStyle w:val="Pa9"/>
        <w:tblW w:w="0" w:type="auto"/>
        <w:tblLook w:val="04A0" w:firstRow="1" w:lastRow="0" w:firstColumn="1" w:lastColumn="0" w:noHBand="0" w:noVBand="1"/>
      </w:tblPr>
      <w:tblGrid>
        <w:gridCol w:w="4865"/>
        <w:gridCol w:w="4865"/>
      </w:tblGrid>
      <w:tr w:rsidR="002B6A60" w:rsidDel="00002EA8" w14:paraId="55272CC5" w14:textId="77777777" w:rsidTr="00226AFA">
        <w:trPr>
          <w:del w:id="151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35E89A6E" w14:textId="296ADB2D" w:rsidR="00226AFA" w:rsidDel="00002EA8" w:rsidRDefault="00226AFA">
            <w:pPr>
              <w:spacing w:after="3" w:line="360" w:lineRule="auto"/>
              <w:rPr>
                <w:del w:id="1517" w:author="Sacintha Raj" w:date="2023-01-26T01:03:00Z"/>
              </w:rPr>
            </w:pPr>
            <w:del w:id="1518" w:author="Sacintha Raj" w:date="2023-01-26T01:03:00Z">
              <w:r w:rsidDel="00002EA8">
                <w:delText>REQUEST_RESPONSE_STAGE</w:delText>
              </w:r>
              <w:bookmarkStart w:id="1519" w:name="_Toc125592758"/>
              <w:bookmarkEnd w:id="1519"/>
            </w:del>
          </w:p>
        </w:tc>
        <w:tc>
          <w:tcPr>
            <w:tcW w:w="4865" w:type="dxa"/>
            <w:tcBorders>
              <w:top w:val="single" w:sz="4" w:space="0" w:color="auto"/>
              <w:left w:val="single" w:sz="4" w:space="0" w:color="auto"/>
              <w:bottom w:val="single" w:sz="4" w:space="0" w:color="auto"/>
              <w:right w:val="single" w:sz="4" w:space="0" w:color="auto"/>
            </w:tcBorders>
            <w:hideMark/>
          </w:tcPr>
          <w:p w14:paraId="37794135" w14:textId="247FEED5" w:rsidR="00226AFA" w:rsidDel="00002EA8" w:rsidRDefault="00226AFA">
            <w:pPr>
              <w:spacing w:after="3" w:line="360" w:lineRule="auto"/>
              <w:rPr>
                <w:del w:id="1520" w:author="Sacintha Raj" w:date="2023-01-26T01:03:00Z"/>
              </w:rPr>
            </w:pPr>
            <w:del w:id="1521" w:author="Sacintha Raj" w:date="2023-01-26T01:03:00Z">
              <w:r w:rsidDel="00002EA8">
                <w:delText>Value to be Stored in Audit Table</w:delText>
              </w:r>
              <w:bookmarkStart w:id="1522" w:name="_Toc125592759"/>
              <w:bookmarkEnd w:id="1522"/>
            </w:del>
          </w:p>
        </w:tc>
        <w:bookmarkStart w:id="1523" w:name="_Toc125592760"/>
        <w:bookmarkEnd w:id="1523"/>
      </w:tr>
      <w:tr w:rsidR="002B6A60" w:rsidDel="00002EA8" w14:paraId="5AED70C3" w14:textId="77777777" w:rsidTr="00226AFA">
        <w:trPr>
          <w:del w:id="1524"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18CEDF75" w14:textId="0A325D1E" w:rsidR="00226AFA" w:rsidDel="00002EA8" w:rsidRDefault="00226AFA">
            <w:pPr>
              <w:spacing w:after="3" w:line="360" w:lineRule="auto"/>
              <w:rPr>
                <w:del w:id="1525" w:author="Sacintha Raj" w:date="2023-01-26T01:03:00Z"/>
              </w:rPr>
            </w:pPr>
            <w:del w:id="1526" w:author="Sacintha Raj" w:date="2023-01-26T01:03:00Z">
              <w:r w:rsidDel="00002EA8">
                <w:delText>Request Validated and stored in the “DATA_STORE” table and posted in REQUEST_PROCESSING_QUEUE</w:delText>
              </w:r>
              <w:bookmarkStart w:id="1527" w:name="_Toc125592761"/>
              <w:bookmarkEnd w:id="1527"/>
            </w:del>
          </w:p>
        </w:tc>
        <w:tc>
          <w:tcPr>
            <w:tcW w:w="4865" w:type="dxa"/>
            <w:tcBorders>
              <w:top w:val="single" w:sz="4" w:space="0" w:color="auto"/>
              <w:left w:val="single" w:sz="4" w:space="0" w:color="auto"/>
              <w:bottom w:val="single" w:sz="4" w:space="0" w:color="auto"/>
              <w:right w:val="single" w:sz="4" w:space="0" w:color="auto"/>
            </w:tcBorders>
            <w:hideMark/>
          </w:tcPr>
          <w:p w14:paraId="535F38C2" w14:textId="10004ECD" w:rsidR="00226AFA" w:rsidDel="00002EA8" w:rsidRDefault="00226AFA">
            <w:pPr>
              <w:spacing w:after="3" w:line="360" w:lineRule="auto"/>
              <w:rPr>
                <w:del w:id="1528" w:author="Sacintha Raj" w:date="2023-01-26T01:03:00Z"/>
              </w:rPr>
            </w:pPr>
            <w:del w:id="1529" w:author="Sacintha Raj" w:date="2023-01-26T01:03:00Z">
              <w:r w:rsidDel="00002EA8">
                <w:delText>REQUEST_VALIDATED_STORED</w:delText>
              </w:r>
              <w:bookmarkStart w:id="1530" w:name="_Toc125592762"/>
              <w:bookmarkEnd w:id="1530"/>
            </w:del>
          </w:p>
        </w:tc>
        <w:bookmarkStart w:id="1531" w:name="_Toc125592763"/>
        <w:bookmarkEnd w:id="1531"/>
      </w:tr>
      <w:tr w:rsidR="002B6A60" w:rsidDel="00002EA8" w14:paraId="620BBD0F" w14:textId="77777777" w:rsidTr="00226AFA">
        <w:trPr>
          <w:del w:id="1532"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408CFA06" w14:textId="705CB113" w:rsidR="00226AFA" w:rsidDel="00002EA8" w:rsidRDefault="00226AFA">
            <w:pPr>
              <w:spacing w:after="3" w:line="360" w:lineRule="auto"/>
              <w:rPr>
                <w:del w:id="1533" w:author="Sacintha Raj" w:date="2023-01-26T01:03:00Z"/>
              </w:rPr>
            </w:pPr>
            <w:del w:id="1534" w:author="Sacintha Raj" w:date="2023-01-26T01:03:00Z">
              <w:r w:rsidDel="00002EA8">
                <w:delText xml:space="preserve">Acknowledgment successfully </w:delText>
              </w:r>
              <w:r w:rsidR="006A6B47" w:rsidDel="00002EA8">
                <w:delText>sends</w:delText>
              </w:r>
              <w:r w:rsidDel="00002EA8">
                <w:delText xml:space="preserve"> to CMS</w:delText>
              </w:r>
              <w:bookmarkStart w:id="1535" w:name="_Toc125592764"/>
              <w:bookmarkEnd w:id="1535"/>
            </w:del>
          </w:p>
        </w:tc>
        <w:tc>
          <w:tcPr>
            <w:tcW w:w="4865" w:type="dxa"/>
            <w:tcBorders>
              <w:top w:val="single" w:sz="4" w:space="0" w:color="auto"/>
              <w:left w:val="single" w:sz="4" w:space="0" w:color="auto"/>
              <w:bottom w:val="single" w:sz="4" w:space="0" w:color="auto"/>
              <w:right w:val="single" w:sz="4" w:space="0" w:color="auto"/>
            </w:tcBorders>
            <w:hideMark/>
          </w:tcPr>
          <w:p w14:paraId="7B608DAB" w14:textId="7D0D1320" w:rsidR="00226AFA" w:rsidDel="00002EA8" w:rsidRDefault="00226AFA">
            <w:pPr>
              <w:spacing w:after="3" w:line="360" w:lineRule="auto"/>
              <w:rPr>
                <w:del w:id="1536" w:author="Sacintha Raj" w:date="2023-01-26T01:03:00Z"/>
              </w:rPr>
            </w:pPr>
            <w:del w:id="1537" w:author="Sacintha Raj" w:date="2023-01-26T01:03:00Z">
              <w:r w:rsidDel="00002EA8">
                <w:delText>CMS_ACKNOWLEDGEMENT_SENT</w:delText>
              </w:r>
              <w:bookmarkStart w:id="1538" w:name="_Toc125592765"/>
              <w:bookmarkEnd w:id="1538"/>
            </w:del>
          </w:p>
        </w:tc>
        <w:bookmarkStart w:id="1539" w:name="_Toc125592766"/>
        <w:bookmarkEnd w:id="1539"/>
      </w:tr>
      <w:tr w:rsidR="002B6A60" w:rsidDel="00002EA8" w14:paraId="7760C894" w14:textId="77777777" w:rsidTr="00226AFA">
        <w:trPr>
          <w:del w:id="1540"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0F3BE625" w14:textId="4E55291B" w:rsidR="00226AFA" w:rsidDel="00002EA8" w:rsidRDefault="00226AFA">
            <w:pPr>
              <w:spacing w:after="3" w:line="360" w:lineRule="auto"/>
              <w:rPr>
                <w:del w:id="1541" w:author="Sacintha Raj" w:date="2023-01-26T01:03:00Z"/>
              </w:rPr>
            </w:pPr>
            <w:del w:id="1542" w:author="Sacintha Raj" w:date="2023-01-26T01:03:00Z">
              <w:r w:rsidDel="00002EA8">
                <w:delText>Request Mapped and Posted in ECLIPSE_QUEUE</w:delText>
              </w:r>
              <w:bookmarkStart w:id="1543" w:name="_Toc125592767"/>
              <w:bookmarkEnd w:id="1543"/>
            </w:del>
          </w:p>
        </w:tc>
        <w:tc>
          <w:tcPr>
            <w:tcW w:w="4865" w:type="dxa"/>
            <w:tcBorders>
              <w:top w:val="single" w:sz="4" w:space="0" w:color="auto"/>
              <w:left w:val="single" w:sz="4" w:space="0" w:color="auto"/>
              <w:bottom w:val="single" w:sz="4" w:space="0" w:color="auto"/>
              <w:right w:val="single" w:sz="4" w:space="0" w:color="auto"/>
            </w:tcBorders>
            <w:hideMark/>
          </w:tcPr>
          <w:p w14:paraId="07F8D1F1" w14:textId="69E4AE6A" w:rsidR="00226AFA" w:rsidDel="00002EA8" w:rsidRDefault="00226AFA">
            <w:pPr>
              <w:spacing w:after="3" w:line="360" w:lineRule="auto"/>
              <w:rPr>
                <w:del w:id="1544" w:author="Sacintha Raj" w:date="2023-01-26T01:03:00Z"/>
              </w:rPr>
            </w:pPr>
            <w:del w:id="1545" w:author="Sacintha Raj" w:date="2023-01-26T01:03:00Z">
              <w:r w:rsidDel="00002EA8">
                <w:delText>REQUEST_ECLIPSE_QUEUE</w:delText>
              </w:r>
              <w:bookmarkStart w:id="1546" w:name="_Toc125592768"/>
              <w:bookmarkEnd w:id="1546"/>
            </w:del>
          </w:p>
        </w:tc>
        <w:bookmarkStart w:id="1547" w:name="_Toc125592769"/>
        <w:bookmarkEnd w:id="1547"/>
      </w:tr>
      <w:tr w:rsidR="002B6A60" w:rsidDel="00002EA8" w14:paraId="56FBD7B1" w14:textId="77777777" w:rsidTr="00226AFA">
        <w:trPr>
          <w:del w:id="1548"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1E39A710" w14:textId="273CB717" w:rsidR="00226AFA" w:rsidDel="00002EA8" w:rsidRDefault="00226AFA">
            <w:pPr>
              <w:spacing w:after="3" w:line="360" w:lineRule="auto"/>
              <w:rPr>
                <w:del w:id="1549" w:author="Sacintha Raj" w:date="2023-01-26T01:03:00Z"/>
              </w:rPr>
            </w:pPr>
            <w:del w:id="1550" w:author="Sacintha Raj" w:date="2023-01-26T01:03:00Z">
              <w:r w:rsidDel="00002EA8">
                <w:delText>Request Posted to Eclipse</w:delText>
              </w:r>
              <w:bookmarkStart w:id="1551" w:name="_Toc125592770"/>
              <w:bookmarkEnd w:id="1551"/>
            </w:del>
          </w:p>
        </w:tc>
        <w:tc>
          <w:tcPr>
            <w:tcW w:w="4865" w:type="dxa"/>
            <w:tcBorders>
              <w:top w:val="single" w:sz="4" w:space="0" w:color="auto"/>
              <w:left w:val="single" w:sz="4" w:space="0" w:color="auto"/>
              <w:bottom w:val="single" w:sz="4" w:space="0" w:color="auto"/>
              <w:right w:val="single" w:sz="4" w:space="0" w:color="auto"/>
            </w:tcBorders>
            <w:hideMark/>
          </w:tcPr>
          <w:p w14:paraId="24CAD1C7" w14:textId="036DF91A" w:rsidR="00226AFA" w:rsidDel="00002EA8" w:rsidRDefault="00226AFA">
            <w:pPr>
              <w:spacing w:after="3" w:line="360" w:lineRule="auto"/>
              <w:rPr>
                <w:del w:id="1552" w:author="Sacintha Raj" w:date="2023-01-26T01:03:00Z"/>
              </w:rPr>
            </w:pPr>
            <w:del w:id="1553" w:author="Sacintha Raj" w:date="2023-01-26T01:03:00Z">
              <w:r w:rsidDel="00002EA8">
                <w:delText>INVOKED_ECLIPSE</w:delText>
              </w:r>
              <w:bookmarkStart w:id="1554" w:name="_Toc125592771"/>
              <w:bookmarkEnd w:id="1554"/>
            </w:del>
          </w:p>
        </w:tc>
        <w:bookmarkStart w:id="1555" w:name="_Toc125592772"/>
        <w:bookmarkEnd w:id="1555"/>
      </w:tr>
      <w:tr w:rsidR="002B6A60" w:rsidDel="00002EA8" w14:paraId="168E79F2" w14:textId="77777777" w:rsidTr="00226AFA">
        <w:trPr>
          <w:del w:id="155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5AABC14B" w14:textId="531F302C" w:rsidR="00226AFA" w:rsidDel="00002EA8" w:rsidRDefault="00226AFA">
            <w:pPr>
              <w:spacing w:after="3" w:line="360" w:lineRule="auto"/>
              <w:rPr>
                <w:del w:id="1557" w:author="Sacintha Raj" w:date="2023-01-26T01:03:00Z"/>
              </w:rPr>
            </w:pPr>
            <w:del w:id="1558" w:author="Sacintha Raj" w:date="2023-01-26T01:03:00Z">
              <w:r w:rsidDel="00002EA8">
                <w:delText>Response Received from Eclipse</w:delText>
              </w:r>
              <w:bookmarkStart w:id="1559" w:name="_Toc125592773"/>
              <w:bookmarkEnd w:id="1559"/>
            </w:del>
          </w:p>
        </w:tc>
        <w:tc>
          <w:tcPr>
            <w:tcW w:w="4865" w:type="dxa"/>
            <w:tcBorders>
              <w:top w:val="single" w:sz="4" w:space="0" w:color="auto"/>
              <w:left w:val="single" w:sz="4" w:space="0" w:color="auto"/>
              <w:bottom w:val="single" w:sz="4" w:space="0" w:color="auto"/>
              <w:right w:val="single" w:sz="4" w:space="0" w:color="auto"/>
            </w:tcBorders>
            <w:hideMark/>
          </w:tcPr>
          <w:p w14:paraId="0A23458C" w14:textId="6FC977FC" w:rsidR="00226AFA" w:rsidDel="00002EA8" w:rsidRDefault="00226AFA">
            <w:pPr>
              <w:spacing w:after="3" w:line="360" w:lineRule="auto"/>
              <w:rPr>
                <w:del w:id="1560" w:author="Sacintha Raj" w:date="2023-01-26T01:03:00Z"/>
              </w:rPr>
            </w:pPr>
            <w:del w:id="1561" w:author="Sacintha Raj" w:date="2023-01-26T01:03:00Z">
              <w:r w:rsidDel="00002EA8">
                <w:delText>ECLIPSE_RESPONSE_RECEIVED</w:delText>
              </w:r>
              <w:bookmarkStart w:id="1562" w:name="_Toc125592774"/>
              <w:bookmarkEnd w:id="1562"/>
            </w:del>
          </w:p>
        </w:tc>
        <w:bookmarkStart w:id="1563" w:name="_Toc125592775"/>
        <w:bookmarkEnd w:id="1563"/>
      </w:tr>
      <w:tr w:rsidR="002B6A60" w:rsidDel="00002EA8" w14:paraId="72E8E7D1" w14:textId="77777777" w:rsidTr="00226AFA">
        <w:trPr>
          <w:del w:id="1564"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716D10AB" w14:textId="28F3AA9B" w:rsidR="00226AFA" w:rsidDel="00002EA8" w:rsidRDefault="00226AFA">
            <w:pPr>
              <w:spacing w:after="3" w:line="360" w:lineRule="auto"/>
              <w:rPr>
                <w:del w:id="1565" w:author="Sacintha Raj" w:date="2023-01-26T01:03:00Z"/>
              </w:rPr>
            </w:pPr>
            <w:del w:id="1566" w:author="Sacintha Raj" w:date="2023-01-26T01:03:00Z">
              <w:r w:rsidDel="00002EA8">
                <w:delText>Response Mapped and posted to CMS_QUEUE</w:delText>
              </w:r>
              <w:bookmarkStart w:id="1567" w:name="_Toc125592776"/>
              <w:bookmarkEnd w:id="1567"/>
            </w:del>
          </w:p>
        </w:tc>
        <w:tc>
          <w:tcPr>
            <w:tcW w:w="4865" w:type="dxa"/>
            <w:tcBorders>
              <w:top w:val="single" w:sz="4" w:space="0" w:color="auto"/>
              <w:left w:val="single" w:sz="4" w:space="0" w:color="auto"/>
              <w:bottom w:val="single" w:sz="4" w:space="0" w:color="auto"/>
              <w:right w:val="single" w:sz="4" w:space="0" w:color="auto"/>
            </w:tcBorders>
            <w:hideMark/>
          </w:tcPr>
          <w:p w14:paraId="00256F47" w14:textId="337F86E9" w:rsidR="00226AFA" w:rsidDel="00002EA8" w:rsidRDefault="00226AFA">
            <w:pPr>
              <w:spacing w:after="3" w:line="360" w:lineRule="auto"/>
              <w:rPr>
                <w:del w:id="1568" w:author="Sacintha Raj" w:date="2023-01-26T01:03:00Z"/>
              </w:rPr>
            </w:pPr>
            <w:del w:id="1569" w:author="Sacintha Raj" w:date="2023-01-26T01:03:00Z">
              <w:r w:rsidDel="00002EA8">
                <w:delText>RESPONSE_CMS_QUEUE</w:delText>
              </w:r>
              <w:bookmarkStart w:id="1570" w:name="_Toc125592777"/>
              <w:bookmarkEnd w:id="1570"/>
            </w:del>
          </w:p>
        </w:tc>
        <w:bookmarkStart w:id="1571" w:name="_Toc125592778"/>
        <w:bookmarkEnd w:id="1571"/>
      </w:tr>
      <w:tr w:rsidR="002B6A60" w:rsidDel="00002EA8" w14:paraId="6C1231E3" w14:textId="77777777" w:rsidTr="00226AFA">
        <w:trPr>
          <w:del w:id="1572"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7C3D1A71" w14:textId="44AD1839" w:rsidR="00226AFA" w:rsidDel="00002EA8" w:rsidRDefault="00226AFA">
            <w:pPr>
              <w:spacing w:after="3" w:line="360" w:lineRule="auto"/>
              <w:rPr>
                <w:del w:id="1573" w:author="Sacintha Raj" w:date="2023-01-26T01:03:00Z"/>
              </w:rPr>
            </w:pPr>
            <w:del w:id="1574" w:author="Sacintha Raj" w:date="2023-01-26T01:03:00Z">
              <w:r w:rsidDel="00002EA8">
                <w:delText>Response posted to CMS</w:delText>
              </w:r>
              <w:bookmarkStart w:id="1575" w:name="_Toc125592779"/>
              <w:bookmarkEnd w:id="1575"/>
            </w:del>
          </w:p>
        </w:tc>
        <w:tc>
          <w:tcPr>
            <w:tcW w:w="4865" w:type="dxa"/>
            <w:tcBorders>
              <w:top w:val="single" w:sz="4" w:space="0" w:color="auto"/>
              <w:left w:val="single" w:sz="4" w:space="0" w:color="auto"/>
              <w:bottom w:val="single" w:sz="4" w:space="0" w:color="auto"/>
              <w:right w:val="single" w:sz="4" w:space="0" w:color="auto"/>
            </w:tcBorders>
            <w:hideMark/>
          </w:tcPr>
          <w:p w14:paraId="4F2C5AA9" w14:textId="3E814B78" w:rsidR="00226AFA" w:rsidDel="00002EA8" w:rsidRDefault="00226AFA">
            <w:pPr>
              <w:spacing w:after="3" w:line="360" w:lineRule="auto"/>
              <w:rPr>
                <w:del w:id="1576" w:author="Sacintha Raj" w:date="2023-01-26T01:03:00Z"/>
              </w:rPr>
            </w:pPr>
            <w:del w:id="1577" w:author="Sacintha Raj" w:date="2023-01-26T01:03:00Z">
              <w:r w:rsidDel="00002EA8">
                <w:delText>INVOKED_CMS</w:delText>
              </w:r>
              <w:bookmarkStart w:id="1578" w:name="_Toc125592780"/>
              <w:bookmarkEnd w:id="1578"/>
            </w:del>
          </w:p>
        </w:tc>
        <w:bookmarkStart w:id="1579" w:name="_Toc125592781"/>
        <w:bookmarkEnd w:id="1579"/>
      </w:tr>
      <w:tr w:rsidR="002B6A60" w:rsidDel="00002EA8" w14:paraId="1110C023" w14:textId="77777777" w:rsidTr="00226AFA">
        <w:trPr>
          <w:del w:id="1580"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2FC75F67" w14:textId="6F13E943" w:rsidR="00226AFA" w:rsidDel="00002EA8" w:rsidRDefault="00226AFA">
            <w:pPr>
              <w:spacing w:after="3" w:line="360" w:lineRule="auto"/>
              <w:rPr>
                <w:del w:id="1581" w:author="Sacintha Raj" w:date="2023-01-26T01:03:00Z"/>
              </w:rPr>
            </w:pPr>
            <w:del w:id="1582" w:author="Sacintha Raj" w:date="2023-01-26T01:03:00Z">
              <w:r w:rsidDel="00002EA8">
                <w:delText>Acknowledgement Received from CMS</w:delText>
              </w:r>
              <w:bookmarkStart w:id="1583" w:name="_Toc125592782"/>
              <w:bookmarkEnd w:id="1583"/>
            </w:del>
          </w:p>
        </w:tc>
        <w:tc>
          <w:tcPr>
            <w:tcW w:w="4865" w:type="dxa"/>
            <w:tcBorders>
              <w:top w:val="single" w:sz="4" w:space="0" w:color="auto"/>
              <w:left w:val="single" w:sz="4" w:space="0" w:color="auto"/>
              <w:bottom w:val="single" w:sz="4" w:space="0" w:color="auto"/>
              <w:right w:val="single" w:sz="4" w:space="0" w:color="auto"/>
            </w:tcBorders>
            <w:hideMark/>
          </w:tcPr>
          <w:p w14:paraId="0EA3C212" w14:textId="1CDB6FC6" w:rsidR="00226AFA" w:rsidDel="00002EA8" w:rsidRDefault="00226AFA">
            <w:pPr>
              <w:spacing w:after="3" w:line="360" w:lineRule="auto"/>
              <w:rPr>
                <w:del w:id="1584" w:author="Sacintha Raj" w:date="2023-01-26T01:03:00Z"/>
              </w:rPr>
            </w:pPr>
            <w:del w:id="1585" w:author="Sacintha Raj" w:date="2023-01-26T01:03:00Z">
              <w:r w:rsidDel="00002EA8">
                <w:delText>CMS_ACKNOWLEDGEMENT_RECEIVED</w:delText>
              </w:r>
              <w:bookmarkStart w:id="1586" w:name="_Toc125592783"/>
              <w:bookmarkEnd w:id="1586"/>
            </w:del>
          </w:p>
        </w:tc>
        <w:bookmarkStart w:id="1587" w:name="_Toc125592784"/>
        <w:bookmarkEnd w:id="1587"/>
      </w:tr>
      <w:tr w:rsidR="002B6A60" w:rsidDel="00002EA8" w14:paraId="4AA7BD21" w14:textId="77777777" w:rsidTr="00226AFA">
        <w:trPr>
          <w:del w:id="1588"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5C126590" w14:textId="3706D682" w:rsidR="00226AFA" w:rsidDel="00002EA8" w:rsidRDefault="00226AFA">
            <w:pPr>
              <w:spacing w:after="3" w:line="360" w:lineRule="auto"/>
              <w:rPr>
                <w:del w:id="1589" w:author="Sacintha Raj" w:date="2023-01-26T01:03:00Z"/>
              </w:rPr>
            </w:pPr>
            <w:del w:id="1590" w:author="Sacintha Raj" w:date="2023-01-26T01:03:00Z">
              <w:r w:rsidDel="00002EA8">
                <w:delText>“ECLIPSE REQUEST” posted to “ECLIPSE_BACKUP_QUEUE”</w:delText>
              </w:r>
              <w:bookmarkStart w:id="1591" w:name="_Toc125592785"/>
              <w:bookmarkEnd w:id="1591"/>
            </w:del>
          </w:p>
        </w:tc>
        <w:tc>
          <w:tcPr>
            <w:tcW w:w="4865" w:type="dxa"/>
            <w:tcBorders>
              <w:top w:val="single" w:sz="4" w:space="0" w:color="auto"/>
              <w:left w:val="single" w:sz="4" w:space="0" w:color="auto"/>
              <w:bottom w:val="single" w:sz="4" w:space="0" w:color="auto"/>
              <w:right w:val="single" w:sz="4" w:space="0" w:color="auto"/>
            </w:tcBorders>
            <w:hideMark/>
          </w:tcPr>
          <w:p w14:paraId="48CF2D50" w14:textId="2C5829E5" w:rsidR="00226AFA" w:rsidDel="00002EA8" w:rsidRDefault="00226AFA">
            <w:pPr>
              <w:spacing w:after="3" w:line="360" w:lineRule="auto"/>
              <w:rPr>
                <w:del w:id="1592" w:author="Sacintha Raj" w:date="2023-01-26T01:03:00Z"/>
              </w:rPr>
            </w:pPr>
            <w:del w:id="1593" w:author="Sacintha Raj" w:date="2023-01-26T01:03:00Z">
              <w:r w:rsidDel="00002EA8">
                <w:delText>REQUEST_POSTED_TO_ECLIPSE_BACKUP_QUEUE</w:delText>
              </w:r>
              <w:bookmarkStart w:id="1594" w:name="_Toc125592786"/>
              <w:bookmarkEnd w:id="1594"/>
            </w:del>
          </w:p>
        </w:tc>
        <w:bookmarkStart w:id="1595" w:name="_Toc125592787"/>
        <w:bookmarkEnd w:id="1595"/>
      </w:tr>
      <w:tr w:rsidR="002B6A60" w:rsidDel="00002EA8" w14:paraId="200F8098" w14:textId="77777777" w:rsidTr="00226AFA">
        <w:trPr>
          <w:del w:id="159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5588FAD4" w14:textId="728EE72F" w:rsidR="00226AFA" w:rsidDel="00002EA8" w:rsidRDefault="00226AFA">
            <w:pPr>
              <w:spacing w:after="3" w:line="360" w:lineRule="auto"/>
              <w:rPr>
                <w:del w:id="1597" w:author="Sacintha Raj" w:date="2023-01-26T01:03:00Z"/>
              </w:rPr>
            </w:pPr>
            <w:del w:id="1598" w:author="Sacintha Raj" w:date="2023-01-26T01:03:00Z">
              <w:r w:rsidDel="00002EA8">
                <w:delText>“CMS Response” posted to “CMS_BACKUP_QUEUE”</w:delText>
              </w:r>
              <w:bookmarkStart w:id="1599" w:name="_Toc125592788"/>
              <w:bookmarkEnd w:id="1599"/>
            </w:del>
          </w:p>
        </w:tc>
        <w:tc>
          <w:tcPr>
            <w:tcW w:w="4865" w:type="dxa"/>
            <w:tcBorders>
              <w:top w:val="single" w:sz="4" w:space="0" w:color="auto"/>
              <w:left w:val="single" w:sz="4" w:space="0" w:color="auto"/>
              <w:bottom w:val="single" w:sz="4" w:space="0" w:color="auto"/>
              <w:right w:val="single" w:sz="4" w:space="0" w:color="auto"/>
            </w:tcBorders>
            <w:hideMark/>
          </w:tcPr>
          <w:p w14:paraId="030B85B0" w14:textId="345E6EF5" w:rsidR="00226AFA" w:rsidDel="00002EA8" w:rsidRDefault="00226AFA">
            <w:pPr>
              <w:spacing w:after="3" w:line="360" w:lineRule="auto"/>
              <w:rPr>
                <w:del w:id="1600" w:author="Sacintha Raj" w:date="2023-01-26T01:03:00Z"/>
              </w:rPr>
            </w:pPr>
            <w:del w:id="1601" w:author="Sacintha Raj" w:date="2023-01-26T01:03:00Z">
              <w:r w:rsidDel="00002EA8">
                <w:delText>RESPONSE_POSTED_TO_CMS_BACKUP_QUEUE</w:delText>
              </w:r>
              <w:bookmarkStart w:id="1602" w:name="_Toc125592789"/>
              <w:bookmarkEnd w:id="1602"/>
            </w:del>
          </w:p>
        </w:tc>
        <w:bookmarkStart w:id="1603" w:name="_Toc125592790"/>
        <w:bookmarkEnd w:id="1603"/>
      </w:tr>
      <w:tr w:rsidR="002B6A60" w:rsidDel="00002EA8" w14:paraId="0DC50663" w14:textId="77777777" w:rsidTr="00226AFA">
        <w:trPr>
          <w:del w:id="1604"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66FDD56D" w14:textId="76EB4F87" w:rsidR="00226AFA" w:rsidDel="00002EA8" w:rsidRDefault="00226AFA">
            <w:pPr>
              <w:spacing w:after="3" w:line="360" w:lineRule="auto"/>
              <w:rPr>
                <w:del w:id="1605" w:author="Sacintha Raj" w:date="2023-01-26T01:03:00Z"/>
              </w:rPr>
            </w:pPr>
            <w:del w:id="1606" w:author="Sacintha Raj" w:date="2023-01-26T01:03:00Z">
              <w:r w:rsidDel="00002EA8">
                <w:delText>Exception received from Eclipse</w:delText>
              </w:r>
              <w:bookmarkStart w:id="1607" w:name="_Toc125592791"/>
              <w:bookmarkEnd w:id="1607"/>
            </w:del>
          </w:p>
        </w:tc>
        <w:tc>
          <w:tcPr>
            <w:tcW w:w="4865" w:type="dxa"/>
            <w:tcBorders>
              <w:top w:val="single" w:sz="4" w:space="0" w:color="auto"/>
              <w:left w:val="single" w:sz="4" w:space="0" w:color="auto"/>
              <w:bottom w:val="single" w:sz="4" w:space="0" w:color="auto"/>
              <w:right w:val="single" w:sz="4" w:space="0" w:color="auto"/>
            </w:tcBorders>
            <w:hideMark/>
          </w:tcPr>
          <w:p w14:paraId="32F1B740" w14:textId="6AAEBEB5" w:rsidR="00226AFA" w:rsidDel="00002EA8" w:rsidRDefault="00226AFA">
            <w:pPr>
              <w:spacing w:after="3" w:line="360" w:lineRule="auto"/>
              <w:rPr>
                <w:del w:id="1608" w:author="Sacintha Raj" w:date="2023-01-26T01:03:00Z"/>
              </w:rPr>
            </w:pPr>
            <w:del w:id="1609" w:author="Sacintha Raj" w:date="2023-01-26T01:03:00Z">
              <w:r w:rsidDel="00002EA8">
                <w:delText>EXCEPTION_RECEIVED_FROM_ECLIPSE</w:delText>
              </w:r>
              <w:bookmarkStart w:id="1610" w:name="_Toc125592792"/>
              <w:bookmarkEnd w:id="1610"/>
            </w:del>
          </w:p>
        </w:tc>
        <w:bookmarkStart w:id="1611" w:name="_Toc125592793"/>
        <w:bookmarkEnd w:id="1611"/>
      </w:tr>
      <w:tr w:rsidR="002B6A60" w:rsidDel="00002EA8" w14:paraId="5A92BC29" w14:textId="77777777" w:rsidTr="00226AFA">
        <w:trPr>
          <w:trHeight w:val="350"/>
          <w:del w:id="1612"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432BE82D" w14:textId="092FFB48" w:rsidR="00226AFA" w:rsidDel="00002EA8" w:rsidRDefault="00226AFA">
            <w:pPr>
              <w:spacing w:after="3" w:line="360" w:lineRule="auto"/>
              <w:rPr>
                <w:del w:id="1613" w:author="Sacintha Raj" w:date="2023-01-26T01:03:00Z"/>
              </w:rPr>
            </w:pPr>
            <w:del w:id="1614" w:author="Sacintha Raj" w:date="2023-01-26T01:03:00Z">
              <w:r w:rsidDel="00002EA8">
                <w:delText>Exception received from CMS</w:delText>
              </w:r>
              <w:bookmarkStart w:id="1615" w:name="_Toc125592794"/>
              <w:bookmarkEnd w:id="1615"/>
            </w:del>
          </w:p>
        </w:tc>
        <w:tc>
          <w:tcPr>
            <w:tcW w:w="4865" w:type="dxa"/>
            <w:tcBorders>
              <w:top w:val="single" w:sz="4" w:space="0" w:color="auto"/>
              <w:left w:val="single" w:sz="4" w:space="0" w:color="auto"/>
              <w:bottom w:val="single" w:sz="4" w:space="0" w:color="auto"/>
              <w:right w:val="single" w:sz="4" w:space="0" w:color="auto"/>
            </w:tcBorders>
            <w:hideMark/>
          </w:tcPr>
          <w:p w14:paraId="0676D6E6" w14:textId="57B50ED5" w:rsidR="00226AFA" w:rsidDel="00002EA8" w:rsidRDefault="00226AFA">
            <w:pPr>
              <w:spacing w:after="3" w:line="360" w:lineRule="auto"/>
              <w:rPr>
                <w:del w:id="1616" w:author="Sacintha Raj" w:date="2023-01-26T01:03:00Z"/>
              </w:rPr>
            </w:pPr>
            <w:del w:id="1617" w:author="Sacintha Raj" w:date="2023-01-26T01:03:00Z">
              <w:r w:rsidDel="00002EA8">
                <w:delText>EXCEPTION_RECEIVED_FROM_CMS</w:delText>
              </w:r>
              <w:bookmarkStart w:id="1618" w:name="_Toc125592795"/>
              <w:bookmarkEnd w:id="1618"/>
            </w:del>
          </w:p>
        </w:tc>
        <w:bookmarkStart w:id="1619" w:name="_Toc125592796"/>
        <w:bookmarkEnd w:id="1619"/>
      </w:tr>
      <w:tr w:rsidR="002B6A60" w:rsidDel="00002EA8" w14:paraId="4A495393" w14:textId="77777777" w:rsidTr="00226AFA">
        <w:trPr>
          <w:trHeight w:val="368"/>
          <w:del w:id="1620"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7662B81E" w14:textId="62B27131" w:rsidR="00226AFA" w:rsidDel="00002EA8" w:rsidRDefault="00226AFA">
            <w:pPr>
              <w:spacing w:after="3" w:line="360" w:lineRule="auto"/>
              <w:rPr>
                <w:del w:id="1621" w:author="Sacintha Raj" w:date="2023-01-26T01:03:00Z"/>
              </w:rPr>
            </w:pPr>
            <w:del w:id="1622" w:author="Sacintha Raj" w:date="2023-01-26T01:03:00Z">
              <w:r w:rsidDel="00002EA8">
                <w:delText>Retrieved from ECLIPSE_BACKUP queue</w:delText>
              </w:r>
              <w:bookmarkStart w:id="1623" w:name="_Toc125592797"/>
              <w:bookmarkEnd w:id="1623"/>
            </w:del>
          </w:p>
        </w:tc>
        <w:tc>
          <w:tcPr>
            <w:tcW w:w="4865" w:type="dxa"/>
            <w:tcBorders>
              <w:top w:val="single" w:sz="4" w:space="0" w:color="auto"/>
              <w:left w:val="single" w:sz="4" w:space="0" w:color="auto"/>
              <w:bottom w:val="single" w:sz="4" w:space="0" w:color="auto"/>
              <w:right w:val="single" w:sz="4" w:space="0" w:color="auto"/>
            </w:tcBorders>
            <w:hideMark/>
          </w:tcPr>
          <w:p w14:paraId="443E4365" w14:textId="7B518ADC" w:rsidR="00226AFA" w:rsidDel="00002EA8" w:rsidRDefault="00226AFA">
            <w:pPr>
              <w:spacing w:after="3" w:line="360" w:lineRule="auto"/>
              <w:rPr>
                <w:del w:id="1624" w:author="Sacintha Raj" w:date="2023-01-26T01:03:00Z"/>
              </w:rPr>
            </w:pPr>
            <w:del w:id="1625" w:author="Sacintha Raj" w:date="2023-01-26T01:03:00Z">
              <w:r w:rsidDel="00002EA8">
                <w:delText>RETRIEVED_FROM_ECLIPSE_BACKUP_QUEUE</w:delText>
              </w:r>
              <w:bookmarkStart w:id="1626" w:name="_Toc125592798"/>
              <w:bookmarkEnd w:id="1626"/>
            </w:del>
          </w:p>
        </w:tc>
        <w:bookmarkStart w:id="1627" w:name="_Toc125592799"/>
        <w:bookmarkEnd w:id="1627"/>
      </w:tr>
      <w:tr w:rsidR="002B6A60" w:rsidDel="00002EA8" w14:paraId="7A1810B4" w14:textId="77777777" w:rsidTr="00226AFA">
        <w:trPr>
          <w:del w:id="1628"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2524590C" w14:textId="7CA43E75" w:rsidR="00226AFA" w:rsidDel="00002EA8" w:rsidRDefault="00226AFA">
            <w:pPr>
              <w:spacing w:after="3" w:line="360" w:lineRule="auto"/>
              <w:rPr>
                <w:del w:id="1629" w:author="Sacintha Raj" w:date="2023-01-26T01:03:00Z"/>
              </w:rPr>
            </w:pPr>
            <w:del w:id="1630" w:author="Sacintha Raj" w:date="2023-01-26T01:03:00Z">
              <w:r w:rsidDel="00002EA8">
                <w:delText>Retrieved from CMS_BACKUP queue</w:delText>
              </w:r>
              <w:bookmarkStart w:id="1631" w:name="_Toc125592800"/>
              <w:bookmarkEnd w:id="1631"/>
            </w:del>
          </w:p>
        </w:tc>
        <w:tc>
          <w:tcPr>
            <w:tcW w:w="4865" w:type="dxa"/>
            <w:tcBorders>
              <w:top w:val="single" w:sz="4" w:space="0" w:color="auto"/>
              <w:left w:val="single" w:sz="4" w:space="0" w:color="auto"/>
              <w:bottom w:val="single" w:sz="4" w:space="0" w:color="auto"/>
              <w:right w:val="single" w:sz="4" w:space="0" w:color="auto"/>
            </w:tcBorders>
            <w:hideMark/>
          </w:tcPr>
          <w:p w14:paraId="7E78D9C7" w14:textId="5B7546BE" w:rsidR="00226AFA" w:rsidDel="00002EA8" w:rsidRDefault="00226AFA">
            <w:pPr>
              <w:spacing w:after="3" w:line="360" w:lineRule="auto"/>
              <w:rPr>
                <w:del w:id="1632" w:author="Sacintha Raj" w:date="2023-01-26T01:03:00Z"/>
              </w:rPr>
            </w:pPr>
            <w:del w:id="1633" w:author="Sacintha Raj" w:date="2023-01-26T01:03:00Z">
              <w:r w:rsidDel="00002EA8">
                <w:delText>RETRIEVED_FROM_CMS_BACKUP_QUEUE</w:delText>
              </w:r>
              <w:bookmarkStart w:id="1634" w:name="_Toc125592801"/>
              <w:bookmarkEnd w:id="1634"/>
            </w:del>
          </w:p>
        </w:tc>
        <w:bookmarkStart w:id="1635" w:name="_Toc125592802"/>
        <w:bookmarkEnd w:id="1635"/>
      </w:tr>
    </w:tbl>
    <w:tbl>
      <w:tblPr>
        <w:tblStyle w:val="TableGrid"/>
        <w:tblW w:w="0" w:type="auto"/>
        <w:tblLook w:val="04A0" w:firstRow="1" w:lastRow="0" w:firstColumn="1" w:lastColumn="0" w:noHBand="0" w:noVBand="1"/>
      </w:tblPr>
      <w:tblGrid>
        <w:gridCol w:w="4865"/>
        <w:gridCol w:w="4865"/>
      </w:tblGrid>
      <w:tr w:rsidR="004D04B3" w:rsidDel="00002EA8" w14:paraId="3882A456" w14:textId="51CE4031" w:rsidTr="00226AFA">
        <w:trPr>
          <w:del w:id="1636" w:author="Sacintha Raj" w:date="2023-01-26T01:03:00Z"/>
        </w:trPr>
        <w:tc>
          <w:tcPr>
            <w:tcW w:w="4865" w:type="dxa"/>
            <w:tcBorders>
              <w:top w:val="single" w:sz="4" w:space="0" w:color="auto"/>
              <w:left w:val="single" w:sz="4" w:space="0" w:color="auto"/>
              <w:bottom w:val="single" w:sz="4" w:space="0" w:color="auto"/>
              <w:right w:val="single" w:sz="4" w:space="0" w:color="auto"/>
            </w:tcBorders>
          </w:tcPr>
          <w:p w14:paraId="63BABB35" w14:textId="634EFBBA" w:rsidR="004D04B3" w:rsidDel="00002EA8" w:rsidRDefault="004D04B3">
            <w:pPr>
              <w:spacing w:after="3" w:line="360" w:lineRule="auto"/>
              <w:rPr>
                <w:del w:id="1637" w:author="Sacintha Raj" w:date="2023-01-26T01:03:00Z"/>
              </w:rPr>
            </w:pPr>
            <w:del w:id="1638" w:author="Sacintha Raj" w:date="2023-01-26T01:03:00Z">
              <w:r w:rsidDel="00002EA8">
                <w:delText>Eclipse Response posted on to “RESPONSE_BACKUP_QUEUE”</w:delText>
              </w:r>
              <w:bookmarkStart w:id="1639" w:name="_Toc125592803"/>
              <w:bookmarkEnd w:id="1639"/>
            </w:del>
          </w:p>
        </w:tc>
        <w:tc>
          <w:tcPr>
            <w:tcW w:w="4865" w:type="dxa"/>
            <w:tcBorders>
              <w:top w:val="single" w:sz="4" w:space="0" w:color="auto"/>
              <w:left w:val="single" w:sz="4" w:space="0" w:color="auto"/>
              <w:bottom w:val="single" w:sz="4" w:space="0" w:color="auto"/>
              <w:right w:val="single" w:sz="4" w:space="0" w:color="auto"/>
            </w:tcBorders>
          </w:tcPr>
          <w:p w14:paraId="0DACC808" w14:textId="522ADF88" w:rsidR="004D04B3" w:rsidDel="00002EA8" w:rsidRDefault="004D04B3">
            <w:pPr>
              <w:spacing w:after="3" w:line="360" w:lineRule="auto"/>
              <w:rPr>
                <w:del w:id="1640" w:author="Sacintha Raj" w:date="2023-01-26T01:03:00Z"/>
              </w:rPr>
            </w:pPr>
            <w:del w:id="1641" w:author="Sacintha Raj" w:date="2023-01-26T01:03:00Z">
              <w:r w:rsidDel="00002EA8">
                <w:delText>POSTED_TO_</w:delText>
              </w:r>
              <w:r w:rsidDel="00002EA8">
                <w:delText>RESPONSE_BACKUP_QUEUE</w:delText>
              </w:r>
              <w:bookmarkStart w:id="1642" w:name="_Toc125592804"/>
              <w:bookmarkEnd w:id="1642"/>
            </w:del>
          </w:p>
        </w:tc>
        <w:bookmarkStart w:id="1643" w:name="_Toc125592805"/>
        <w:bookmarkEnd w:id="1643"/>
      </w:tr>
    </w:tbl>
    <w:p w14:paraId="3FA6F3AE" w14:textId="70818532" w:rsidR="00226AFA" w:rsidDel="00002EA8" w:rsidRDefault="00226AFA" w:rsidP="00226AFA">
      <w:pPr>
        <w:spacing w:after="3" w:line="360" w:lineRule="auto"/>
        <w:rPr>
          <w:del w:id="1644" w:author="Sacintha Raj" w:date="2023-01-26T01:03:00Z"/>
        </w:rPr>
      </w:pPr>
      <w:bookmarkStart w:id="1645" w:name="_Toc125592806"/>
      <w:bookmarkEnd w:id="1645"/>
    </w:p>
    <w:p w14:paraId="7D09138E" w14:textId="33DFB07F" w:rsidR="006A6B47" w:rsidDel="00002EA8" w:rsidRDefault="006A6B47" w:rsidP="00226AFA">
      <w:pPr>
        <w:spacing w:after="3" w:line="360" w:lineRule="auto"/>
        <w:rPr>
          <w:del w:id="1646" w:author="Sacintha Raj" w:date="2023-01-26T01:03:00Z"/>
        </w:rPr>
      </w:pPr>
      <w:bookmarkStart w:id="1647" w:name="_Toc125592807"/>
      <w:bookmarkEnd w:id="1647"/>
    </w:p>
    <w:p w14:paraId="19A04983" w14:textId="2782D02E" w:rsidR="006A6B47" w:rsidDel="00002EA8" w:rsidRDefault="006A6B47" w:rsidP="00226AFA">
      <w:pPr>
        <w:spacing w:after="3" w:line="360" w:lineRule="auto"/>
        <w:rPr>
          <w:del w:id="1648" w:author="Sacintha Raj" w:date="2023-01-26T01:03:00Z"/>
        </w:rPr>
      </w:pPr>
      <w:bookmarkStart w:id="1649" w:name="_Toc125592808"/>
      <w:bookmarkEnd w:id="1649"/>
    </w:p>
    <w:p w14:paraId="2F19251D" w14:textId="60793898" w:rsidR="006A6B47" w:rsidDel="00002EA8" w:rsidRDefault="006A6B47" w:rsidP="00226AFA">
      <w:pPr>
        <w:spacing w:after="3" w:line="360" w:lineRule="auto"/>
        <w:rPr>
          <w:del w:id="1650" w:author="Sacintha Raj" w:date="2023-01-26T01:03:00Z"/>
        </w:rPr>
      </w:pPr>
      <w:bookmarkStart w:id="1651" w:name="_Toc125592809"/>
      <w:bookmarkEnd w:id="1651"/>
    </w:p>
    <w:p w14:paraId="02DF413E" w14:textId="49AD209E" w:rsidR="00226AFA" w:rsidDel="00002EA8" w:rsidRDefault="00226AFA" w:rsidP="00226AFA">
      <w:pPr>
        <w:spacing w:after="3" w:line="360" w:lineRule="auto"/>
        <w:rPr>
          <w:del w:id="1652" w:author="Sacintha Raj" w:date="2023-01-26T01:03:00Z"/>
        </w:rPr>
      </w:pPr>
      <w:del w:id="1653" w:author="Sacintha Raj" w:date="2023-01-26T01:03:00Z">
        <w:r w:rsidDel="00002EA8">
          <w:delText xml:space="preserve">When Fuse is restarted after a crash the stages that would be of interest are as below </w:delText>
        </w:r>
        <w:bookmarkStart w:id="1654" w:name="_Toc125592810"/>
        <w:bookmarkEnd w:id="1654"/>
      </w:del>
    </w:p>
    <w:p w14:paraId="49D691A2" w14:textId="6C01ABB1" w:rsidR="00226AFA" w:rsidDel="00002EA8" w:rsidRDefault="00226AFA" w:rsidP="00CF7D7A">
      <w:pPr>
        <w:pStyle w:val="ListParagraph"/>
        <w:numPr>
          <w:ilvl w:val="0"/>
          <w:numId w:val="32"/>
        </w:numPr>
        <w:spacing w:after="3" w:line="360" w:lineRule="auto"/>
        <w:rPr>
          <w:del w:id="1655" w:author="Sacintha Raj" w:date="2023-01-26T01:03:00Z"/>
        </w:rPr>
      </w:pPr>
      <w:del w:id="1656" w:author="Sacintha Raj" w:date="2023-01-26T01:03:00Z">
        <w:r w:rsidDel="00002EA8">
          <w:delText>INVOKED_ECLIPSE</w:delText>
        </w:r>
        <w:bookmarkStart w:id="1657" w:name="_Toc125592811"/>
        <w:bookmarkEnd w:id="1657"/>
      </w:del>
    </w:p>
    <w:p w14:paraId="479DD0D7" w14:textId="25B31760" w:rsidR="00226AFA" w:rsidDel="00002EA8" w:rsidRDefault="00226AFA" w:rsidP="00CF7D7A">
      <w:pPr>
        <w:pStyle w:val="ListParagraph"/>
        <w:numPr>
          <w:ilvl w:val="1"/>
          <w:numId w:val="32"/>
        </w:numPr>
        <w:spacing w:after="3" w:line="360" w:lineRule="auto"/>
        <w:rPr>
          <w:del w:id="1658" w:author="Sacintha Raj" w:date="2023-01-26T01:03:00Z"/>
        </w:rPr>
      </w:pPr>
      <w:del w:id="1659" w:author="Sacintha Raj" w:date="2023-01-26T01:03:00Z">
        <w:r w:rsidDel="00002EA8">
          <w:delText xml:space="preserve">When this the last entry in the Audit Table, the flow that will be used upon resuming is “Eclipse Times Out Request Flow”. The entries in Audit Table will be marked as second run  </w:delText>
        </w:r>
        <w:bookmarkStart w:id="1660" w:name="_Toc125592812"/>
        <w:bookmarkEnd w:id="1660"/>
      </w:del>
    </w:p>
    <w:p w14:paraId="0C61A28C" w14:textId="7787B06E" w:rsidR="00226AFA" w:rsidDel="00002EA8" w:rsidRDefault="00226AFA" w:rsidP="00CF7D7A">
      <w:pPr>
        <w:pStyle w:val="ListParagraph"/>
        <w:numPr>
          <w:ilvl w:val="0"/>
          <w:numId w:val="32"/>
        </w:numPr>
        <w:spacing w:after="3" w:line="360" w:lineRule="auto"/>
        <w:rPr>
          <w:del w:id="1661" w:author="Sacintha Raj" w:date="2023-01-26T01:03:00Z"/>
        </w:rPr>
      </w:pPr>
      <w:del w:id="1662" w:author="Sacintha Raj" w:date="2023-01-26T01:03:00Z">
        <w:r w:rsidDel="00002EA8">
          <w:delText>INVOKED_CMS</w:delText>
        </w:r>
        <w:bookmarkStart w:id="1663" w:name="_Toc125592813"/>
        <w:bookmarkEnd w:id="1663"/>
      </w:del>
    </w:p>
    <w:p w14:paraId="18A5918E" w14:textId="27C7C5C1" w:rsidR="00226AFA" w:rsidDel="00002EA8" w:rsidRDefault="00226AFA" w:rsidP="00CF7D7A">
      <w:pPr>
        <w:pStyle w:val="ListParagraph"/>
        <w:numPr>
          <w:ilvl w:val="1"/>
          <w:numId w:val="32"/>
        </w:numPr>
        <w:spacing w:after="3" w:line="360" w:lineRule="auto"/>
        <w:rPr>
          <w:del w:id="1664" w:author="Sacintha Raj" w:date="2023-01-26T01:03:00Z"/>
        </w:rPr>
      </w:pPr>
      <w:del w:id="1665" w:author="Sacintha Raj" w:date="2023-01-26T01:03:00Z">
        <w:r w:rsidDel="00002EA8">
          <w:delText xml:space="preserve">When this is the last entry in the Audit Table, the flow that will be used upon resuming is “Standard response flow”. The entries in Audit Table will be marked as second run  </w:delText>
        </w:r>
        <w:bookmarkStart w:id="1666" w:name="_Toc125592814"/>
        <w:bookmarkEnd w:id="1666"/>
      </w:del>
    </w:p>
    <w:p w14:paraId="22CDAD02" w14:textId="2662BD85" w:rsidR="00226AFA" w:rsidDel="00002EA8" w:rsidRDefault="00226AFA" w:rsidP="00226AFA">
      <w:pPr>
        <w:spacing w:after="3" w:line="360" w:lineRule="auto"/>
        <w:rPr>
          <w:del w:id="1667" w:author="Sacintha Raj" w:date="2023-01-26T01:03:00Z"/>
        </w:rPr>
      </w:pPr>
      <w:del w:id="1668" w:author="Sacintha Raj" w:date="2023-01-26T01:03:00Z">
        <w:r w:rsidDel="00002EA8">
          <w:delText>When Fuse is restarted a scheduler will run once to find all data has the above two Audit stages.</w:delText>
        </w:r>
        <w:bookmarkStart w:id="1669" w:name="_Toc125592815"/>
        <w:bookmarkEnd w:id="1669"/>
      </w:del>
    </w:p>
    <w:p w14:paraId="4772F6F3" w14:textId="5C3445CF" w:rsidR="00226AFA" w:rsidDel="00002EA8" w:rsidRDefault="00226AFA" w:rsidP="00226AFA">
      <w:pPr>
        <w:spacing w:after="3" w:line="360" w:lineRule="auto"/>
        <w:rPr>
          <w:del w:id="1670" w:author="Sacintha Raj" w:date="2023-01-26T01:03:00Z"/>
        </w:rPr>
      </w:pPr>
      <w:del w:id="1671" w:author="Sacintha Raj" w:date="2023-01-26T01:03:00Z">
        <w:r w:rsidDel="00002EA8">
          <w:delText>In this scenario Scheduler will be a starting point of the requests flow instead of CMS.</w:delText>
        </w:r>
        <w:bookmarkStart w:id="1672" w:name="_Toc125592816"/>
        <w:bookmarkEnd w:id="1672"/>
      </w:del>
    </w:p>
    <w:p w14:paraId="20789E39" w14:textId="5C670B9C" w:rsidR="00226AFA" w:rsidDel="00002EA8" w:rsidRDefault="00226AFA" w:rsidP="00226AFA">
      <w:pPr>
        <w:spacing w:after="3" w:line="360" w:lineRule="auto"/>
        <w:rPr>
          <w:del w:id="1673" w:author="Sacintha Raj" w:date="2023-01-26T01:03:00Z"/>
        </w:rPr>
      </w:pPr>
      <w:bookmarkStart w:id="1674" w:name="_Toc125592817"/>
      <w:bookmarkEnd w:id="1674"/>
    </w:p>
    <w:p w14:paraId="4E5AB14B" w14:textId="308C9E7E" w:rsidR="00226AFA" w:rsidDel="00002EA8" w:rsidRDefault="00226AFA" w:rsidP="00226AFA">
      <w:pPr>
        <w:spacing w:after="3" w:line="360" w:lineRule="auto"/>
        <w:rPr>
          <w:del w:id="1675" w:author="Sacintha Raj" w:date="2023-01-26T01:03:00Z"/>
          <w:b/>
        </w:rPr>
      </w:pPr>
      <w:del w:id="1676" w:author="Sacintha Raj" w:date="2023-01-26T01:03:00Z">
        <w:r w:rsidDel="00002EA8">
          <w:rPr>
            <w:b/>
          </w:rPr>
          <w:delText>Strategy to Decide Resubmitting Request to Eclipse</w:delText>
        </w:r>
        <w:bookmarkStart w:id="1677" w:name="_Toc125592818"/>
        <w:bookmarkEnd w:id="1677"/>
      </w:del>
    </w:p>
    <w:p w14:paraId="08507A1E" w14:textId="33021DB9" w:rsidR="00226AFA" w:rsidDel="00002EA8" w:rsidRDefault="00226AFA" w:rsidP="00226AFA">
      <w:pPr>
        <w:spacing w:after="3" w:line="360" w:lineRule="auto"/>
        <w:rPr>
          <w:del w:id="1678" w:author="Sacintha Raj" w:date="2023-01-26T01:03:00Z"/>
        </w:rPr>
      </w:pPr>
      <w:del w:id="1679" w:author="Sacintha Raj" w:date="2023-01-26T01:03:00Z">
        <w:r w:rsidDel="00002EA8">
          <w:delText>There are 7 APIs in question and each API will have a different Strategy.</w:delText>
        </w:r>
        <w:bookmarkStart w:id="1680" w:name="_Toc125592819"/>
        <w:bookmarkEnd w:id="1680"/>
      </w:del>
    </w:p>
    <w:p w14:paraId="12698BA5" w14:textId="0732389D" w:rsidR="00226AFA" w:rsidDel="00002EA8" w:rsidRDefault="00226AFA" w:rsidP="00CF7D7A">
      <w:pPr>
        <w:pStyle w:val="ListParagraph"/>
        <w:numPr>
          <w:ilvl w:val="0"/>
          <w:numId w:val="33"/>
        </w:numPr>
        <w:spacing w:after="3" w:line="360" w:lineRule="auto"/>
        <w:rPr>
          <w:del w:id="1681" w:author="Sacintha Raj" w:date="2023-01-26T01:03:00Z"/>
        </w:rPr>
      </w:pPr>
      <w:del w:id="1682" w:author="Sacintha Raj" w:date="2023-01-26T01:03:00Z">
        <w:r w:rsidDel="00002EA8">
          <w:delText xml:space="preserve">CreateClaim – In order to resubmit this </w:delText>
        </w:r>
        <w:r w:rsidR="006A6B47" w:rsidDel="00002EA8">
          <w:delText>request,</w:delText>
        </w:r>
        <w:r w:rsidDel="00002EA8">
          <w:delText xml:space="preserve"> we will use a GetClaim call to figure if this has been already submitted. This GetClaim call will give the details of the Claim created if it has been already created</w:delText>
        </w:r>
        <w:bookmarkStart w:id="1683" w:name="_Toc125592820"/>
        <w:bookmarkEnd w:id="1683"/>
      </w:del>
    </w:p>
    <w:p w14:paraId="761EFC00" w14:textId="05AF4122" w:rsidR="00226AFA" w:rsidDel="00002EA8" w:rsidRDefault="00226AFA" w:rsidP="00CF7D7A">
      <w:pPr>
        <w:pStyle w:val="ListParagraph"/>
        <w:numPr>
          <w:ilvl w:val="0"/>
          <w:numId w:val="33"/>
        </w:numPr>
        <w:spacing w:after="3" w:line="360" w:lineRule="auto"/>
        <w:rPr>
          <w:del w:id="1684" w:author="Sacintha Raj" w:date="2023-01-26T01:03:00Z"/>
        </w:rPr>
      </w:pPr>
      <w:del w:id="1685" w:author="Sacintha Raj" w:date="2023-01-26T01:03:00Z">
        <w:r w:rsidDel="00002EA8">
          <w:delText>UpdateClaim – This can be resubmitted without any issue</w:delText>
        </w:r>
        <w:bookmarkStart w:id="1686" w:name="_Toc125592821"/>
        <w:bookmarkEnd w:id="1686"/>
      </w:del>
    </w:p>
    <w:p w14:paraId="1DB67BA5" w14:textId="6EB26F4C" w:rsidR="00226AFA" w:rsidDel="00002EA8" w:rsidRDefault="00226AFA" w:rsidP="00CF7D7A">
      <w:pPr>
        <w:pStyle w:val="ListParagraph"/>
        <w:numPr>
          <w:ilvl w:val="0"/>
          <w:numId w:val="33"/>
        </w:numPr>
        <w:spacing w:after="3" w:line="360" w:lineRule="auto"/>
        <w:rPr>
          <w:del w:id="1687" w:author="Sacintha Raj" w:date="2023-01-26T01:03:00Z"/>
        </w:rPr>
      </w:pPr>
      <w:del w:id="1688" w:author="Sacintha Raj" w:date="2023-01-26T01:03:00Z">
        <w:r w:rsidDel="00002EA8">
          <w:delText>CreateMovement - In order to resubmit this request, we will use a GetClaim call to figure if this has been already submitted. This GetClaim call will give the details of the Movement created if it has been already created</w:delText>
        </w:r>
        <w:bookmarkStart w:id="1689" w:name="_Toc125592822"/>
        <w:bookmarkEnd w:id="1689"/>
      </w:del>
    </w:p>
    <w:p w14:paraId="7CB2354A" w14:textId="04342FE0" w:rsidR="00226AFA" w:rsidDel="00002EA8" w:rsidRDefault="00226AFA" w:rsidP="00226AFA">
      <w:pPr>
        <w:pStyle w:val="ListParagraph"/>
        <w:spacing w:after="3" w:line="360" w:lineRule="auto"/>
        <w:rPr>
          <w:del w:id="1690" w:author="Sacintha Raj" w:date="2023-01-26T01:03:00Z"/>
        </w:rPr>
      </w:pPr>
      <w:del w:id="1691" w:author="Sacintha Raj" w:date="2023-01-26T01:03:00Z">
        <w:r w:rsidDel="00002EA8">
          <w:delText>.</w:delText>
        </w:r>
        <w:bookmarkStart w:id="1692" w:name="_Toc125592823"/>
        <w:bookmarkEnd w:id="1692"/>
      </w:del>
    </w:p>
    <w:p w14:paraId="5BB35B9B" w14:textId="383FE585" w:rsidR="00226AFA" w:rsidDel="00002EA8" w:rsidRDefault="00226AFA" w:rsidP="00CF7D7A">
      <w:pPr>
        <w:pStyle w:val="ListParagraph"/>
        <w:numPr>
          <w:ilvl w:val="0"/>
          <w:numId w:val="33"/>
        </w:numPr>
        <w:spacing w:after="3" w:line="360" w:lineRule="auto"/>
        <w:rPr>
          <w:del w:id="1693" w:author="Sacintha Raj" w:date="2023-01-26T01:03:00Z"/>
        </w:rPr>
      </w:pPr>
      <w:commentRangeStart w:id="1694"/>
      <w:commentRangeStart w:id="1695"/>
      <w:del w:id="1696" w:author="Sacintha Raj" w:date="2023-01-26T01:03:00Z">
        <w:r w:rsidDel="00002EA8">
          <w:delText>PostClaimMovementToLedger</w:delText>
        </w:r>
        <w:commentRangeEnd w:id="1694"/>
        <w:r w:rsidDel="00002EA8">
          <w:rPr>
            <w:rStyle w:val="CommentReference"/>
          </w:rPr>
          <w:commentReference w:id="1694"/>
        </w:r>
        <w:commentRangeEnd w:id="1695"/>
        <w:r w:rsidDel="00002EA8">
          <w:rPr>
            <w:rStyle w:val="CommentReference"/>
          </w:rPr>
          <w:commentReference w:id="1695"/>
        </w:r>
        <w:r w:rsidDel="00002EA8">
          <w:delText xml:space="preserve"> – If this is </w:delText>
        </w:r>
        <w:r w:rsidR="006A6B47" w:rsidDel="00002EA8">
          <w:delText>resubmitted, two</w:delText>
        </w:r>
        <w:r w:rsidDel="00002EA8">
          <w:delText xml:space="preserve"> things will happen</w:delText>
        </w:r>
        <w:bookmarkStart w:id="1697" w:name="_Toc125592824"/>
        <w:bookmarkEnd w:id="1697"/>
      </w:del>
    </w:p>
    <w:p w14:paraId="0ACE2FBD" w14:textId="41101CB4" w:rsidR="00226AFA" w:rsidDel="00002EA8" w:rsidRDefault="00226AFA" w:rsidP="00CF7D7A">
      <w:pPr>
        <w:pStyle w:val="ListParagraph"/>
        <w:numPr>
          <w:ilvl w:val="1"/>
          <w:numId w:val="33"/>
        </w:numPr>
        <w:spacing w:after="3" w:line="360" w:lineRule="auto"/>
        <w:rPr>
          <w:del w:id="1698" w:author="Sacintha Raj" w:date="2023-01-26T01:03:00Z"/>
        </w:rPr>
      </w:pPr>
      <w:del w:id="1699" w:author="Sacintha Raj" w:date="2023-01-26T01:03:00Z">
        <w:r w:rsidDel="00002EA8">
          <w:delText xml:space="preserve">If the previous request is already </w:delText>
        </w:r>
        <w:r w:rsidR="006A6B47" w:rsidDel="00002EA8">
          <w:delText>successful,</w:delText>
        </w:r>
        <w:r w:rsidDel="00002EA8">
          <w:delText xml:space="preserve"> we will get a </w:delText>
        </w:r>
        <w:r w:rsidR="006A6B47" w:rsidDel="00002EA8">
          <w:delText>business</w:delText>
        </w:r>
        <w:r w:rsidDel="00002EA8">
          <w:delText xml:space="preserve"> error stating that it is already </w:delText>
        </w:r>
        <w:r w:rsidR="006A6B47" w:rsidDel="00002EA8">
          <w:delText>processed.</w:delText>
        </w:r>
        <w:r w:rsidDel="00002EA8">
          <w:delText xml:space="preserve"> In this scenario the response that will be send to CMS will inform then it has been processed successfully</w:delText>
        </w:r>
        <w:bookmarkStart w:id="1700" w:name="_Toc125592825"/>
        <w:bookmarkEnd w:id="1700"/>
      </w:del>
    </w:p>
    <w:p w14:paraId="230A24C0" w14:textId="0546F6BF" w:rsidR="00226AFA" w:rsidDel="00002EA8" w:rsidRDefault="00226AFA" w:rsidP="00CF7D7A">
      <w:pPr>
        <w:pStyle w:val="ListParagraph"/>
        <w:numPr>
          <w:ilvl w:val="1"/>
          <w:numId w:val="33"/>
        </w:numPr>
        <w:spacing w:after="3" w:line="360" w:lineRule="auto"/>
        <w:rPr>
          <w:del w:id="1701" w:author="Sacintha Raj" w:date="2023-01-26T01:03:00Z"/>
        </w:rPr>
      </w:pPr>
      <w:del w:id="1702" w:author="Sacintha Raj" w:date="2023-01-26T01:03:00Z">
        <w:r w:rsidDel="00002EA8">
          <w:delText>If the previous request was not successful than we will get a positive response from eclipse that can be passed on to CMS</w:delText>
        </w:r>
        <w:bookmarkStart w:id="1703" w:name="_Toc125592826"/>
        <w:bookmarkEnd w:id="1703"/>
      </w:del>
    </w:p>
    <w:p w14:paraId="5730B157" w14:textId="2DD45E68" w:rsidR="00226AFA" w:rsidDel="00002EA8" w:rsidRDefault="00226AFA" w:rsidP="00CF7D7A">
      <w:pPr>
        <w:pStyle w:val="ListParagraph"/>
        <w:numPr>
          <w:ilvl w:val="0"/>
          <w:numId w:val="33"/>
        </w:numPr>
        <w:spacing w:after="3" w:line="360" w:lineRule="auto"/>
        <w:rPr>
          <w:del w:id="1704" w:author="Sacintha Raj" w:date="2023-01-26T01:03:00Z"/>
        </w:rPr>
      </w:pPr>
      <w:del w:id="1705" w:author="Sacintha Raj" w:date="2023-01-26T01:03:00Z">
        <w:r w:rsidDel="00002EA8">
          <w:delText>UpdateClaimMovementBrokerTransRef - If this is resubmitted, two things will happen</w:delText>
        </w:r>
        <w:bookmarkStart w:id="1706" w:name="_Toc125592827"/>
        <w:bookmarkEnd w:id="1706"/>
      </w:del>
    </w:p>
    <w:p w14:paraId="02103D69" w14:textId="3B6510C5" w:rsidR="00226AFA" w:rsidDel="00002EA8" w:rsidRDefault="00226AFA" w:rsidP="00CF7D7A">
      <w:pPr>
        <w:pStyle w:val="ListParagraph"/>
        <w:numPr>
          <w:ilvl w:val="1"/>
          <w:numId w:val="33"/>
        </w:numPr>
        <w:spacing w:after="3" w:line="360" w:lineRule="auto"/>
        <w:rPr>
          <w:del w:id="1707" w:author="Sacintha Raj" w:date="2023-01-26T01:03:00Z"/>
        </w:rPr>
      </w:pPr>
      <w:del w:id="1708" w:author="Sacintha Raj" w:date="2023-01-26T01:03:00Z">
        <w:r w:rsidDel="00002EA8">
          <w:delText xml:space="preserve">If the previous request is already </w:delText>
        </w:r>
        <w:r w:rsidR="006A6B47" w:rsidDel="00002EA8">
          <w:delText>successful,</w:delText>
        </w:r>
        <w:r w:rsidDel="00002EA8">
          <w:delText xml:space="preserve"> we will get a </w:delText>
        </w:r>
        <w:r w:rsidR="006A6B47" w:rsidDel="00002EA8">
          <w:delText>business</w:delText>
        </w:r>
        <w:r w:rsidDel="00002EA8">
          <w:delText xml:space="preserve"> error stating that it is already processed. In this scenario the response that will be send to CMS will inform then it has been processed successfully</w:delText>
        </w:r>
        <w:bookmarkStart w:id="1709" w:name="_Toc125592828"/>
        <w:bookmarkEnd w:id="1709"/>
      </w:del>
    </w:p>
    <w:p w14:paraId="4410A0B6" w14:textId="7043774A" w:rsidR="00226AFA" w:rsidDel="00002EA8" w:rsidRDefault="00226AFA" w:rsidP="00CF7D7A">
      <w:pPr>
        <w:pStyle w:val="ListParagraph"/>
        <w:numPr>
          <w:ilvl w:val="1"/>
          <w:numId w:val="33"/>
        </w:numPr>
        <w:spacing w:after="3" w:line="360" w:lineRule="auto"/>
        <w:rPr>
          <w:del w:id="1710" w:author="Sacintha Raj" w:date="2023-01-26T01:03:00Z"/>
        </w:rPr>
      </w:pPr>
      <w:del w:id="1711" w:author="Sacintha Raj" w:date="2023-01-26T01:03:00Z">
        <w:r w:rsidDel="00002EA8">
          <w:delText>If the previous request was not successful than we will get a positive response from eclipse that can be passed on to CMS</w:delText>
        </w:r>
        <w:bookmarkStart w:id="1712" w:name="_Toc125592829"/>
        <w:bookmarkEnd w:id="1712"/>
      </w:del>
    </w:p>
    <w:p w14:paraId="4CF24F78" w14:textId="1042675E" w:rsidR="00226AFA" w:rsidDel="00002EA8" w:rsidRDefault="00226AFA" w:rsidP="00CF7D7A">
      <w:pPr>
        <w:pStyle w:val="ListParagraph"/>
        <w:numPr>
          <w:ilvl w:val="0"/>
          <w:numId w:val="33"/>
        </w:numPr>
        <w:spacing w:after="3" w:line="360" w:lineRule="auto"/>
        <w:rPr>
          <w:del w:id="1713" w:author="Sacintha Raj" w:date="2023-01-26T01:03:00Z"/>
        </w:rPr>
      </w:pPr>
      <w:del w:id="1714" w:author="Sacintha Raj" w:date="2023-01-26T01:03:00Z">
        <w:r w:rsidDel="00002EA8">
          <w:delText xml:space="preserve">CreateOrganisationNode - In order to resubmit this </w:delText>
        </w:r>
        <w:r w:rsidR="006A6B47" w:rsidDel="00002EA8">
          <w:delText>request,</w:delText>
        </w:r>
        <w:r w:rsidDel="00002EA8">
          <w:delText xml:space="preserve"> we will use a look up call to figure if this has been already submitted. This lookup call will give the details of the Organization created if it has been already created</w:delText>
        </w:r>
        <w:bookmarkStart w:id="1715" w:name="_Toc125592830"/>
        <w:bookmarkEnd w:id="1715"/>
      </w:del>
    </w:p>
    <w:p w14:paraId="06DF87E9" w14:textId="1111ADBB" w:rsidR="00226AFA" w:rsidDel="00002EA8" w:rsidRDefault="00226AFA" w:rsidP="00226AFA">
      <w:pPr>
        <w:pStyle w:val="ListParagraph"/>
        <w:spacing w:after="3" w:line="360" w:lineRule="auto"/>
        <w:rPr>
          <w:del w:id="1716" w:author="Sacintha Raj" w:date="2023-01-26T01:03:00Z"/>
        </w:rPr>
      </w:pPr>
      <w:del w:id="1717" w:author="Sacintha Raj" w:date="2023-01-26T01:03:00Z">
        <w:r w:rsidDel="00002EA8">
          <w:delText>.</w:delText>
        </w:r>
        <w:bookmarkStart w:id="1718" w:name="_Toc125592831"/>
        <w:bookmarkEnd w:id="1718"/>
      </w:del>
    </w:p>
    <w:p w14:paraId="486DBCE7" w14:textId="0800AD4E" w:rsidR="00226AFA" w:rsidDel="00002EA8" w:rsidRDefault="00226AFA" w:rsidP="00CF7D7A">
      <w:pPr>
        <w:pStyle w:val="ListParagraph"/>
        <w:numPr>
          <w:ilvl w:val="0"/>
          <w:numId w:val="33"/>
        </w:numPr>
        <w:spacing w:after="3" w:line="360" w:lineRule="auto"/>
        <w:rPr>
          <w:del w:id="1719" w:author="Sacintha Raj" w:date="2023-01-26T01:03:00Z"/>
        </w:rPr>
      </w:pPr>
      <w:commentRangeStart w:id="1720"/>
      <w:commentRangeStart w:id="1721"/>
      <w:del w:id="1722" w:author="Sacintha Raj" w:date="2023-01-26T01:03:00Z">
        <w:r w:rsidDel="00002EA8">
          <w:delText>UpdateOrganisationNode</w:delText>
        </w:r>
        <w:commentRangeEnd w:id="1720"/>
        <w:r w:rsidDel="00002EA8">
          <w:rPr>
            <w:rStyle w:val="CommentReference"/>
          </w:rPr>
          <w:commentReference w:id="1720"/>
        </w:r>
        <w:commentRangeEnd w:id="1721"/>
        <w:r w:rsidDel="00002EA8">
          <w:rPr>
            <w:rStyle w:val="CommentReference"/>
          </w:rPr>
          <w:commentReference w:id="1721"/>
        </w:r>
        <w:r w:rsidDel="00002EA8">
          <w:delText xml:space="preserve"> - This can be resubmitted without any issue.</w:delText>
        </w:r>
        <w:bookmarkStart w:id="1723" w:name="_Toc125592832"/>
        <w:bookmarkEnd w:id="1723"/>
      </w:del>
    </w:p>
    <w:p w14:paraId="34F4B9CB" w14:textId="1D0539D1" w:rsidR="00226AFA" w:rsidDel="00002EA8" w:rsidRDefault="00226AFA" w:rsidP="00226AFA">
      <w:pPr>
        <w:spacing w:after="3" w:line="360" w:lineRule="auto"/>
        <w:rPr>
          <w:del w:id="1724" w:author="Sacintha Raj" w:date="2023-01-26T01:03:00Z"/>
        </w:rPr>
      </w:pPr>
      <w:bookmarkStart w:id="1725" w:name="_Toc125592833"/>
      <w:bookmarkEnd w:id="1725"/>
    </w:p>
    <w:p w14:paraId="2B886C5A" w14:textId="6C87CE68" w:rsidR="00226AFA" w:rsidDel="00002EA8" w:rsidRDefault="00226AFA" w:rsidP="00226AFA">
      <w:pPr>
        <w:spacing w:after="3" w:line="360" w:lineRule="auto"/>
        <w:rPr>
          <w:del w:id="1726" w:author="Sacintha Raj" w:date="2023-01-26T01:03:00Z"/>
        </w:rPr>
      </w:pPr>
      <w:bookmarkStart w:id="1727" w:name="_Toc125592834"/>
      <w:bookmarkEnd w:id="1727"/>
    </w:p>
    <w:p w14:paraId="2BB176BD" w14:textId="5A4D63A0" w:rsidR="00226AFA" w:rsidDel="00002EA8" w:rsidRDefault="00226AFA" w:rsidP="00226AFA">
      <w:pPr>
        <w:spacing w:after="3" w:line="360" w:lineRule="auto"/>
        <w:rPr>
          <w:del w:id="1728" w:author="Sacintha Raj" w:date="2023-01-26T01:03:00Z"/>
          <w:b/>
        </w:rPr>
      </w:pPr>
      <w:del w:id="1729" w:author="Sacintha Raj" w:date="2023-01-26T01:03:00Z">
        <w:r w:rsidDel="00002EA8">
          <w:rPr>
            <w:b/>
          </w:rPr>
          <w:delText>Table Structures</w:delText>
        </w:r>
        <w:bookmarkStart w:id="1730" w:name="_Toc125592835"/>
        <w:bookmarkEnd w:id="1730"/>
      </w:del>
    </w:p>
    <w:p w14:paraId="5224F36C" w14:textId="5789F733" w:rsidR="00226AFA" w:rsidDel="00002EA8" w:rsidRDefault="00226AFA" w:rsidP="00226AFA">
      <w:pPr>
        <w:spacing w:after="3" w:line="360" w:lineRule="auto"/>
        <w:rPr>
          <w:del w:id="1731" w:author="Sacintha Raj" w:date="2023-01-26T01:03:00Z"/>
          <w:b/>
        </w:rPr>
      </w:pPr>
      <w:del w:id="1732" w:author="Sacintha Raj" w:date="2023-01-26T01:03:00Z">
        <w:r w:rsidDel="00002EA8">
          <w:rPr>
            <w:b/>
          </w:rPr>
          <w:delText>Audit Table</w:delText>
        </w:r>
        <w:bookmarkStart w:id="1733" w:name="_Toc125592836"/>
        <w:bookmarkEnd w:id="1733"/>
      </w:del>
    </w:p>
    <w:p w14:paraId="6E9B4A00" w14:textId="5D502CE9" w:rsidR="00226AFA" w:rsidDel="00002EA8" w:rsidRDefault="00226AFA" w:rsidP="00CF7D7A">
      <w:pPr>
        <w:pStyle w:val="ListParagraph"/>
        <w:numPr>
          <w:ilvl w:val="0"/>
          <w:numId w:val="34"/>
        </w:numPr>
        <w:spacing w:after="3" w:line="360" w:lineRule="auto"/>
        <w:rPr>
          <w:del w:id="1734" w:author="Sacintha Raj" w:date="2023-01-26T01:03:00Z"/>
        </w:rPr>
      </w:pPr>
      <w:del w:id="1735" w:author="Sacintha Raj" w:date="2023-01-26T01:03:00Z">
        <w:r w:rsidDel="00002EA8">
          <w:delText>Message_Id –The message Id of the Message. This is first received from CMS</w:delText>
        </w:r>
        <w:bookmarkStart w:id="1736" w:name="_Toc125592837"/>
        <w:bookmarkEnd w:id="1736"/>
      </w:del>
    </w:p>
    <w:p w14:paraId="5672E50C" w14:textId="5F755360" w:rsidR="00226AFA" w:rsidDel="00002EA8" w:rsidRDefault="00226AFA" w:rsidP="00CF7D7A">
      <w:pPr>
        <w:pStyle w:val="ListParagraph"/>
        <w:numPr>
          <w:ilvl w:val="0"/>
          <w:numId w:val="34"/>
        </w:numPr>
        <w:spacing w:after="3" w:line="360" w:lineRule="auto"/>
        <w:rPr>
          <w:del w:id="1737" w:author="Sacintha Raj" w:date="2023-01-26T01:03:00Z"/>
        </w:rPr>
      </w:pPr>
      <w:del w:id="1738" w:author="Sacintha Raj" w:date="2023-01-26T01:03:00Z">
        <w:r w:rsidDel="00002EA8">
          <w:delText>Operation Name: Name of the operation</w:delText>
        </w:r>
        <w:bookmarkStart w:id="1739" w:name="_Toc125592838"/>
        <w:bookmarkEnd w:id="1739"/>
      </w:del>
    </w:p>
    <w:p w14:paraId="10C9F1BA" w14:textId="7F513E84" w:rsidR="00226AFA" w:rsidDel="00002EA8" w:rsidRDefault="00226AFA" w:rsidP="00CF7D7A">
      <w:pPr>
        <w:pStyle w:val="ListParagraph"/>
        <w:numPr>
          <w:ilvl w:val="0"/>
          <w:numId w:val="34"/>
        </w:numPr>
        <w:spacing w:after="3" w:line="360" w:lineRule="auto"/>
        <w:rPr>
          <w:del w:id="1740" w:author="Sacintha Raj" w:date="2023-01-26T01:03:00Z"/>
        </w:rPr>
      </w:pPr>
      <w:del w:id="1741" w:author="Sacintha Raj" w:date="2023-01-26T01:03:00Z">
        <w:r w:rsidDel="00002EA8">
          <w:delText>Current Stage-The stage that the processing of the message is at</w:delText>
        </w:r>
        <w:bookmarkStart w:id="1742" w:name="_Toc125592839"/>
        <w:bookmarkEnd w:id="1742"/>
      </w:del>
    </w:p>
    <w:p w14:paraId="2E4B236B" w14:textId="4BE391C0" w:rsidR="00226AFA" w:rsidDel="00002EA8" w:rsidRDefault="00226AFA" w:rsidP="00CF7D7A">
      <w:pPr>
        <w:pStyle w:val="ListParagraph"/>
        <w:numPr>
          <w:ilvl w:val="0"/>
          <w:numId w:val="34"/>
        </w:numPr>
        <w:spacing w:after="3" w:line="360" w:lineRule="auto"/>
        <w:rPr>
          <w:del w:id="1743" w:author="Sacintha Raj" w:date="2023-01-26T01:03:00Z"/>
        </w:rPr>
      </w:pPr>
      <w:del w:id="1744" w:author="Sacintha Raj" w:date="2023-01-26T01:03:00Z">
        <w:r w:rsidDel="00002EA8">
          <w:delText>Run No – this denotes how what is number of a times the above request or response flow has been run.</w:delText>
        </w:r>
        <w:bookmarkStart w:id="1745" w:name="_Toc125592840"/>
        <w:bookmarkEnd w:id="1745"/>
      </w:del>
    </w:p>
    <w:p w14:paraId="139A9837" w14:textId="6C963A09" w:rsidR="00226AFA" w:rsidDel="00002EA8" w:rsidRDefault="00226AFA" w:rsidP="00CF7D7A">
      <w:pPr>
        <w:pStyle w:val="ListParagraph"/>
        <w:numPr>
          <w:ilvl w:val="0"/>
          <w:numId w:val="34"/>
        </w:numPr>
        <w:spacing w:after="3" w:line="360" w:lineRule="auto"/>
        <w:rPr>
          <w:del w:id="1746" w:author="Sacintha Raj" w:date="2023-01-26T01:03:00Z"/>
        </w:rPr>
      </w:pPr>
      <w:del w:id="1747" w:author="Sacintha Raj" w:date="2023-01-26T01:03:00Z">
        <w:r w:rsidDel="00002EA8">
          <w:delText>Retry No: this exception retries to contact CMS or Eclipse. Other times it will be empty</w:delText>
        </w:r>
        <w:bookmarkStart w:id="1748" w:name="_Toc125592841"/>
        <w:bookmarkEnd w:id="1748"/>
      </w:del>
    </w:p>
    <w:p w14:paraId="2CCE2F61" w14:textId="7EBBB072" w:rsidR="00226AFA" w:rsidDel="00002EA8" w:rsidRDefault="00226AFA" w:rsidP="00CF7D7A">
      <w:pPr>
        <w:pStyle w:val="ListParagraph"/>
        <w:numPr>
          <w:ilvl w:val="0"/>
          <w:numId w:val="34"/>
        </w:numPr>
        <w:spacing w:after="3" w:line="360" w:lineRule="auto"/>
        <w:rPr>
          <w:del w:id="1749" w:author="Sacintha Raj" w:date="2023-01-26T01:03:00Z"/>
        </w:rPr>
      </w:pPr>
      <w:del w:id="1750" w:author="Sacintha Raj" w:date="2023-01-26T01:03:00Z">
        <w:r w:rsidDel="00002EA8">
          <w:delText>CreatedTime: The time of this audit</w:delText>
        </w:r>
        <w:bookmarkStart w:id="1751" w:name="_Toc125592842"/>
        <w:bookmarkEnd w:id="1751"/>
      </w:del>
    </w:p>
    <w:p w14:paraId="7CFC54F5" w14:textId="15218CD2" w:rsidR="00226AFA" w:rsidDel="00002EA8" w:rsidRDefault="00226AFA" w:rsidP="00CF7D7A">
      <w:pPr>
        <w:pStyle w:val="ListParagraph"/>
        <w:numPr>
          <w:ilvl w:val="0"/>
          <w:numId w:val="34"/>
        </w:numPr>
        <w:spacing w:after="3" w:line="360" w:lineRule="auto"/>
        <w:rPr>
          <w:del w:id="1752" w:author="Sacintha Raj" w:date="2023-01-26T01:03:00Z"/>
        </w:rPr>
      </w:pPr>
      <w:del w:id="1753" w:author="Sacintha Raj" w:date="2023-01-26T01:03:00Z">
        <w:r w:rsidDel="00002EA8">
          <w:delText>Details: Details like Exception will be stored in here.</w:delText>
        </w:r>
        <w:bookmarkStart w:id="1754" w:name="_Toc125592843"/>
        <w:bookmarkEnd w:id="1754"/>
      </w:del>
    </w:p>
    <w:p w14:paraId="77542819" w14:textId="5A7B42A8" w:rsidR="00226AFA" w:rsidDel="00002EA8" w:rsidRDefault="00226AFA" w:rsidP="00226AFA">
      <w:pPr>
        <w:spacing w:after="3" w:line="360" w:lineRule="auto"/>
        <w:rPr>
          <w:del w:id="1755" w:author="Sacintha Raj" w:date="2023-01-26T01:03:00Z"/>
          <w:b/>
        </w:rPr>
      </w:pPr>
      <w:del w:id="1756" w:author="Sacintha Raj" w:date="2023-01-26T01:03:00Z">
        <w:r w:rsidDel="00002EA8">
          <w:rPr>
            <w:b/>
          </w:rPr>
          <w:delText>DATA_STORE</w:delText>
        </w:r>
        <w:bookmarkStart w:id="1757" w:name="_Toc125592844"/>
        <w:bookmarkEnd w:id="1757"/>
      </w:del>
    </w:p>
    <w:p w14:paraId="729332E7" w14:textId="659F99F7" w:rsidR="00226AFA" w:rsidDel="00002EA8" w:rsidRDefault="00226AFA" w:rsidP="00CF7D7A">
      <w:pPr>
        <w:pStyle w:val="ListParagraph"/>
        <w:numPr>
          <w:ilvl w:val="0"/>
          <w:numId w:val="35"/>
        </w:numPr>
        <w:spacing w:after="3" w:line="360" w:lineRule="auto"/>
        <w:rPr>
          <w:del w:id="1758" w:author="Sacintha Raj" w:date="2023-01-26T01:03:00Z"/>
        </w:rPr>
      </w:pPr>
      <w:del w:id="1759" w:author="Sacintha Raj" w:date="2023-01-26T01:03:00Z">
        <w:r w:rsidDel="00002EA8">
          <w:delText>Message_Id: The message Id of the Message. This is first received from CMS</w:delText>
        </w:r>
        <w:bookmarkStart w:id="1760" w:name="_Toc125592845"/>
        <w:bookmarkEnd w:id="1760"/>
      </w:del>
    </w:p>
    <w:p w14:paraId="1414B072" w14:textId="2C880C37" w:rsidR="00226AFA" w:rsidDel="00002EA8" w:rsidRDefault="00226AFA" w:rsidP="00CF7D7A">
      <w:pPr>
        <w:pStyle w:val="ListParagraph"/>
        <w:numPr>
          <w:ilvl w:val="0"/>
          <w:numId w:val="35"/>
        </w:numPr>
        <w:spacing w:after="3" w:line="360" w:lineRule="auto"/>
        <w:rPr>
          <w:del w:id="1761" w:author="Sacintha Raj" w:date="2023-01-26T01:03:00Z"/>
        </w:rPr>
      </w:pPr>
      <w:del w:id="1762" w:author="Sacintha Raj" w:date="2023-01-26T01:03:00Z">
        <w:r w:rsidDel="00002EA8">
          <w:delText>Raw_Request: Validated Request from CMS</w:delText>
        </w:r>
        <w:bookmarkStart w:id="1763" w:name="_Toc125592846"/>
        <w:bookmarkEnd w:id="1763"/>
      </w:del>
    </w:p>
    <w:p w14:paraId="78C1C7DF" w14:textId="6D3B047D" w:rsidR="00226AFA" w:rsidDel="00002EA8" w:rsidRDefault="00226AFA" w:rsidP="00CF7D7A">
      <w:pPr>
        <w:pStyle w:val="ListParagraph"/>
        <w:numPr>
          <w:ilvl w:val="0"/>
          <w:numId w:val="35"/>
        </w:numPr>
        <w:spacing w:after="3" w:line="360" w:lineRule="auto"/>
        <w:rPr>
          <w:del w:id="1764" w:author="Sacintha Raj" w:date="2023-01-26T01:03:00Z"/>
        </w:rPr>
      </w:pPr>
      <w:del w:id="1765" w:author="Sacintha Raj" w:date="2023-01-26T01:03:00Z">
        <w:r w:rsidDel="00002EA8">
          <w:delText xml:space="preserve">Raw_Response:Validated Response from </w:delText>
        </w:r>
        <w:r w:rsidDel="00002EA8">
          <w:delText>Eclipse</w:delText>
        </w:r>
        <w:bookmarkStart w:id="1766" w:name="_Toc125592847"/>
        <w:bookmarkEnd w:id="1766"/>
      </w:del>
    </w:p>
    <w:p w14:paraId="10BCF8E6" w14:textId="6D3FE37D" w:rsidR="00226AFA" w:rsidDel="00002EA8" w:rsidRDefault="00226AFA" w:rsidP="00CF7D7A">
      <w:pPr>
        <w:pStyle w:val="ListParagraph"/>
        <w:numPr>
          <w:ilvl w:val="0"/>
          <w:numId w:val="35"/>
        </w:numPr>
        <w:spacing w:after="3" w:line="360" w:lineRule="auto"/>
        <w:rPr>
          <w:del w:id="1767" w:author="Sacintha Raj" w:date="2023-01-26T01:03:00Z"/>
        </w:rPr>
      </w:pPr>
      <w:del w:id="1768" w:author="Sacintha Raj" w:date="2023-01-26T01:03:00Z">
        <w:r w:rsidDel="00002EA8">
          <w:delText>Mapped_Eclipse_Request</w:delText>
        </w:r>
        <w:r w:rsidR="00CF7D7A" w:rsidDel="00002EA8">
          <w:delText>: Mapped Eclipse Request</w:delText>
        </w:r>
        <w:bookmarkStart w:id="1769" w:name="_Toc125592848"/>
        <w:bookmarkEnd w:id="1769"/>
      </w:del>
    </w:p>
    <w:p w14:paraId="4B8ECBD0" w14:textId="30986C6A" w:rsidR="00CF7D7A" w:rsidDel="00002EA8" w:rsidRDefault="00CF7D7A" w:rsidP="00CF7D7A">
      <w:pPr>
        <w:pStyle w:val="ListParagraph"/>
        <w:numPr>
          <w:ilvl w:val="0"/>
          <w:numId w:val="35"/>
        </w:numPr>
        <w:spacing w:after="3" w:line="360" w:lineRule="auto"/>
        <w:rPr>
          <w:del w:id="1770" w:author="Sacintha Raj" w:date="2023-01-26T01:03:00Z"/>
        </w:rPr>
      </w:pPr>
      <w:del w:id="1771" w:author="Sacintha Raj" w:date="2023-01-26T01:03:00Z">
        <w:r w:rsidDel="00002EA8">
          <w:delText>Mapped_CMS_RESPONSE: Mapped CMS Response</w:delText>
        </w:r>
        <w:bookmarkStart w:id="1772" w:name="_Toc125592849"/>
        <w:bookmarkEnd w:id="1772"/>
      </w:del>
    </w:p>
    <w:p w14:paraId="3D1DBAA3" w14:textId="45CE7BF0" w:rsidR="00226AFA" w:rsidDel="00002EA8" w:rsidRDefault="00226AFA" w:rsidP="00CF7D7A">
      <w:pPr>
        <w:pStyle w:val="ListParagraph"/>
        <w:numPr>
          <w:ilvl w:val="0"/>
          <w:numId w:val="35"/>
        </w:numPr>
        <w:spacing w:after="3" w:line="360" w:lineRule="auto"/>
        <w:rPr>
          <w:del w:id="1773" w:author="Sacintha Raj" w:date="2023-01-26T01:03:00Z"/>
        </w:rPr>
      </w:pPr>
      <w:del w:id="1774" w:author="Sacintha Raj" w:date="2023-01-26T01:03:00Z">
        <w:r w:rsidDel="00002EA8">
          <w:delText>Completed :</w:delText>
        </w:r>
        <w:r w:rsidDel="00002EA8">
          <w:delText xml:space="preserve"> </w:delText>
        </w:r>
        <w:r w:rsidDel="00002EA8">
          <w:delText>Boolean if the entire process is completed</w:delText>
        </w:r>
        <w:bookmarkStart w:id="1775" w:name="_Toc125592850"/>
        <w:bookmarkEnd w:id="1775"/>
      </w:del>
    </w:p>
    <w:p w14:paraId="388DC62C" w14:textId="3D9B36CA" w:rsidR="00226AFA" w:rsidDel="00002EA8" w:rsidRDefault="00226AFA" w:rsidP="00CF7D7A">
      <w:pPr>
        <w:pStyle w:val="ListParagraph"/>
        <w:numPr>
          <w:ilvl w:val="0"/>
          <w:numId w:val="35"/>
        </w:numPr>
        <w:spacing w:after="3" w:line="360" w:lineRule="auto"/>
        <w:rPr>
          <w:del w:id="1776" w:author="Sacintha Raj" w:date="2023-01-26T01:03:00Z"/>
        </w:rPr>
      </w:pPr>
      <w:del w:id="1777" w:author="Sacintha Raj" w:date="2023-01-26T01:03:00Z">
        <w:r w:rsidDel="00002EA8">
          <w:delText>Request_Time : Time of request</w:delText>
        </w:r>
        <w:bookmarkStart w:id="1778" w:name="_Toc125592851"/>
        <w:bookmarkEnd w:id="1778"/>
      </w:del>
    </w:p>
    <w:p w14:paraId="31F86059" w14:textId="1C9FAD37" w:rsidR="00226AFA" w:rsidDel="00002EA8" w:rsidRDefault="00226AFA" w:rsidP="00CF7D7A">
      <w:pPr>
        <w:pStyle w:val="ListParagraph"/>
        <w:numPr>
          <w:ilvl w:val="0"/>
          <w:numId w:val="35"/>
        </w:numPr>
        <w:spacing w:after="3" w:line="360" w:lineRule="auto"/>
        <w:rPr>
          <w:del w:id="1779" w:author="Sacintha Raj" w:date="2023-01-26T01:03:00Z"/>
        </w:rPr>
      </w:pPr>
      <w:del w:id="1780" w:author="Sacintha Raj" w:date="2023-01-26T01:03:00Z">
        <w:r w:rsidDel="00002EA8">
          <w:delText>Reponse_time : Time of response</w:delText>
        </w:r>
        <w:bookmarkStart w:id="1781" w:name="_Toc125592852"/>
        <w:bookmarkEnd w:id="1781"/>
      </w:del>
    </w:p>
    <w:p w14:paraId="2095126C" w14:textId="34C4CD4E" w:rsidR="00226AFA" w:rsidDel="00002EA8" w:rsidRDefault="00226AFA" w:rsidP="00226AFA">
      <w:pPr>
        <w:spacing w:after="3" w:line="360" w:lineRule="auto"/>
        <w:rPr>
          <w:del w:id="1782" w:author="Sacintha Raj" w:date="2023-01-26T01:03:00Z"/>
          <w:b/>
        </w:rPr>
      </w:pPr>
      <w:bookmarkStart w:id="1783" w:name="_Toc125592853"/>
      <w:bookmarkEnd w:id="1783"/>
    </w:p>
    <w:p w14:paraId="11F075C8" w14:textId="67903A3B" w:rsidR="00226AFA" w:rsidDel="00002EA8" w:rsidRDefault="00226AFA" w:rsidP="00226AFA">
      <w:pPr>
        <w:spacing w:after="3" w:line="360" w:lineRule="auto"/>
        <w:rPr>
          <w:del w:id="1784" w:author="Sacintha Raj" w:date="2023-01-26T01:03:00Z"/>
        </w:rPr>
      </w:pPr>
      <w:del w:id="1785" w:author="Sacintha Raj" w:date="2023-01-26T01:03:00Z">
        <w:r w:rsidDel="00002EA8">
          <w:delText xml:space="preserve">   </w:delText>
        </w:r>
        <w:r w:rsidDel="00002EA8">
          <w:rPr>
            <w:b/>
          </w:rPr>
          <w:delText>RECONCILIATION_TABLE</w:delText>
        </w:r>
        <w:r w:rsidDel="00002EA8">
          <w:delText xml:space="preserve">: The </w:delText>
        </w:r>
        <w:r w:rsidR="00711D49" w:rsidDel="00002EA8">
          <w:delText xml:space="preserve">Dynamo </w:delText>
        </w:r>
        <w:r w:rsidR="006A6B47" w:rsidDel="00002EA8">
          <w:delText>DB table</w:delText>
        </w:r>
        <w:r w:rsidDel="00002EA8">
          <w:delText xml:space="preserve"> for data reconciliation support would have the below columns</w:delText>
        </w:r>
        <w:bookmarkStart w:id="1786" w:name="_Toc125592854"/>
        <w:bookmarkEnd w:id="1786"/>
      </w:del>
    </w:p>
    <w:p w14:paraId="50E32424" w14:textId="2316CFA3" w:rsidR="00226AFA" w:rsidDel="00002EA8" w:rsidRDefault="00226AFA" w:rsidP="00226AFA">
      <w:pPr>
        <w:spacing w:after="3" w:line="360" w:lineRule="auto"/>
        <w:rPr>
          <w:del w:id="1787" w:author="Sacintha Raj" w:date="2023-01-26T01:03:00Z"/>
        </w:rPr>
      </w:pPr>
      <w:bookmarkStart w:id="1788" w:name="_Toc125592855"/>
      <w:bookmarkEnd w:id="1788"/>
    </w:p>
    <w:p w14:paraId="34EE528B" w14:textId="290F6D6D" w:rsidR="00226AFA" w:rsidDel="00002EA8" w:rsidRDefault="00226AFA" w:rsidP="00CF7D7A">
      <w:pPr>
        <w:pStyle w:val="ListParagraph"/>
        <w:numPr>
          <w:ilvl w:val="0"/>
          <w:numId w:val="36"/>
        </w:numPr>
        <w:spacing w:after="3" w:line="360" w:lineRule="auto"/>
        <w:rPr>
          <w:del w:id="1789" w:author="Sacintha Raj" w:date="2023-01-26T01:03:00Z"/>
        </w:rPr>
      </w:pPr>
      <w:del w:id="1790" w:author="Sacintha Raj" w:date="2023-01-26T01:03:00Z">
        <w:r w:rsidDel="00002EA8">
          <w:delText>MessageId – this would the id of every message. This Message id will be the request key data from CMS</w:delText>
        </w:r>
        <w:bookmarkStart w:id="1791" w:name="_Toc125592856"/>
        <w:bookmarkEnd w:id="1791"/>
      </w:del>
    </w:p>
    <w:p w14:paraId="35E173B1" w14:textId="3A53445F" w:rsidR="00226AFA" w:rsidDel="00002EA8" w:rsidRDefault="00226AFA" w:rsidP="00CF7D7A">
      <w:pPr>
        <w:pStyle w:val="ListParagraph"/>
        <w:numPr>
          <w:ilvl w:val="0"/>
          <w:numId w:val="36"/>
        </w:numPr>
        <w:spacing w:after="3" w:line="360" w:lineRule="auto"/>
        <w:rPr>
          <w:del w:id="1792" w:author="Sacintha Raj" w:date="2023-01-26T01:03:00Z"/>
        </w:rPr>
      </w:pPr>
      <w:del w:id="1793" w:author="Sacintha Raj" w:date="2023-01-26T01:03:00Z">
        <w:r w:rsidDel="00002EA8">
          <w:delText xml:space="preserve">OperationName – Operation Name of this request and response name </w:delText>
        </w:r>
        <w:bookmarkStart w:id="1794" w:name="_Toc125592857"/>
        <w:bookmarkEnd w:id="1794"/>
      </w:del>
    </w:p>
    <w:p w14:paraId="252014EF" w14:textId="4554C017" w:rsidR="00226AFA" w:rsidDel="00002EA8" w:rsidRDefault="00226AFA" w:rsidP="00CF7D7A">
      <w:pPr>
        <w:pStyle w:val="ListParagraph"/>
        <w:numPr>
          <w:ilvl w:val="0"/>
          <w:numId w:val="36"/>
        </w:numPr>
        <w:spacing w:after="3" w:line="360" w:lineRule="auto"/>
        <w:rPr>
          <w:del w:id="1795" w:author="Sacintha Raj" w:date="2023-01-26T01:03:00Z"/>
        </w:rPr>
      </w:pPr>
      <w:del w:id="1796" w:author="Sacintha Raj" w:date="2023-01-26T01:03:00Z">
        <w:r w:rsidDel="00002EA8">
          <w:delText>RequestType – It is the Request type. It has same value as OperationName. The same request can be used for two different operations hence we have it in separate fields.</w:delText>
        </w:r>
        <w:bookmarkStart w:id="1797" w:name="_Toc125592858"/>
        <w:bookmarkEnd w:id="1797"/>
      </w:del>
    </w:p>
    <w:p w14:paraId="5ACFE12D" w14:textId="5B8987D1" w:rsidR="00226AFA" w:rsidDel="00002EA8" w:rsidRDefault="00226AFA" w:rsidP="00CF7D7A">
      <w:pPr>
        <w:pStyle w:val="ListParagraph"/>
        <w:numPr>
          <w:ilvl w:val="0"/>
          <w:numId w:val="36"/>
        </w:numPr>
        <w:spacing w:after="3" w:line="360" w:lineRule="auto"/>
        <w:rPr>
          <w:del w:id="1798" w:author="Sacintha Raj" w:date="2023-01-26T01:03:00Z"/>
        </w:rPr>
      </w:pPr>
      <w:del w:id="1799" w:author="Sacintha Raj" w:date="2023-01-26T01:03:00Z">
        <w:r w:rsidDel="00002EA8">
          <w:delText>ResponseFieldName – The name of the field that will identify the entity in Eclipse</w:delText>
        </w:r>
        <w:bookmarkStart w:id="1800" w:name="_Toc125592859"/>
        <w:bookmarkEnd w:id="1800"/>
      </w:del>
    </w:p>
    <w:p w14:paraId="73FE58B5" w14:textId="0BE4602A" w:rsidR="00226AFA" w:rsidDel="00002EA8" w:rsidRDefault="00226AFA" w:rsidP="00CF7D7A">
      <w:pPr>
        <w:pStyle w:val="ListParagraph"/>
        <w:numPr>
          <w:ilvl w:val="0"/>
          <w:numId w:val="36"/>
        </w:numPr>
        <w:spacing w:after="3" w:line="360" w:lineRule="auto"/>
        <w:rPr>
          <w:del w:id="1801" w:author="Sacintha Raj" w:date="2023-01-26T01:03:00Z"/>
        </w:rPr>
      </w:pPr>
      <w:del w:id="1802" w:author="Sacintha Raj" w:date="2023-01-26T01:03:00Z">
        <w:r w:rsidDel="00002EA8">
          <w:delText>ResponseFieldValue -The value of the field that will identify the entity in Eclipse</w:delText>
        </w:r>
        <w:bookmarkStart w:id="1803" w:name="_Toc125592860"/>
        <w:bookmarkEnd w:id="1803"/>
      </w:del>
    </w:p>
    <w:p w14:paraId="7F9DFE07" w14:textId="5349D119" w:rsidR="00226AFA" w:rsidDel="00002EA8" w:rsidRDefault="00226AFA" w:rsidP="00226AFA">
      <w:pPr>
        <w:pStyle w:val="ListParagraph"/>
        <w:spacing w:after="3" w:line="360" w:lineRule="auto"/>
        <w:rPr>
          <w:del w:id="1804" w:author="Sacintha Raj" w:date="2023-01-26T01:03:00Z"/>
        </w:rPr>
      </w:pPr>
      <w:bookmarkStart w:id="1805" w:name="_Toc125592861"/>
      <w:bookmarkEnd w:id="1805"/>
    </w:p>
    <w:tbl>
      <w:tblPr>
        <w:tblStyle w:val="TableGrid"/>
        <w:tblpPr w:leftFromText="180" w:rightFromText="180" w:vertAnchor="text" w:horzAnchor="page" w:tblpX="631" w:tblpY="240"/>
        <w:tblW w:w="8968" w:type="dxa"/>
        <w:tblLook w:val="04A0" w:firstRow="1" w:lastRow="0" w:firstColumn="1" w:lastColumn="0" w:noHBand="0" w:noVBand="1"/>
      </w:tblPr>
      <w:tblGrid>
        <w:gridCol w:w="3708"/>
        <w:gridCol w:w="3708"/>
        <w:gridCol w:w="1552"/>
      </w:tblGrid>
      <w:tr w:rsidR="00226AFA" w:rsidDel="00002EA8" w14:paraId="595BF502" w14:textId="179686D3" w:rsidTr="00226AFA">
        <w:trPr>
          <w:trHeight w:val="658"/>
          <w:del w:id="1806"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6B27507F" w14:textId="3879F262" w:rsidR="00226AFA" w:rsidDel="00002EA8" w:rsidRDefault="00226AFA">
            <w:pPr>
              <w:pStyle w:val="ListParagraph"/>
              <w:spacing w:after="3" w:line="360" w:lineRule="auto"/>
              <w:ind w:left="0"/>
              <w:rPr>
                <w:del w:id="1807" w:author="Sacintha Raj" w:date="2023-01-26T01:03:00Z"/>
              </w:rPr>
            </w:pPr>
            <w:del w:id="1808" w:author="Sacintha Raj" w:date="2023-01-26T01:03:00Z">
              <w:r w:rsidDel="00002EA8">
                <w:delText>Operation Name</w:delText>
              </w:r>
              <w:bookmarkStart w:id="1809" w:name="_Toc125592862"/>
              <w:bookmarkEnd w:id="1809"/>
            </w:del>
          </w:p>
        </w:tc>
        <w:tc>
          <w:tcPr>
            <w:tcW w:w="3708" w:type="dxa"/>
            <w:tcBorders>
              <w:top w:val="single" w:sz="4" w:space="0" w:color="auto"/>
              <w:left w:val="single" w:sz="4" w:space="0" w:color="auto"/>
              <w:bottom w:val="single" w:sz="4" w:space="0" w:color="auto"/>
              <w:right w:val="single" w:sz="4" w:space="0" w:color="auto"/>
            </w:tcBorders>
            <w:hideMark/>
          </w:tcPr>
          <w:p w14:paraId="5E47FF03" w14:textId="7767AD06" w:rsidR="00226AFA" w:rsidDel="00002EA8" w:rsidRDefault="00226AFA">
            <w:pPr>
              <w:pStyle w:val="ListParagraph"/>
              <w:spacing w:after="3" w:line="360" w:lineRule="auto"/>
              <w:ind w:left="0"/>
              <w:rPr>
                <w:del w:id="1810" w:author="Sacintha Raj" w:date="2023-01-26T01:03:00Z"/>
              </w:rPr>
            </w:pPr>
            <w:del w:id="1811" w:author="Sacintha Raj" w:date="2023-01-26T01:03:00Z">
              <w:r w:rsidDel="00002EA8">
                <w:delText>Request Type</w:delText>
              </w:r>
              <w:bookmarkStart w:id="1812" w:name="_Toc125592863"/>
              <w:bookmarkEnd w:id="1812"/>
            </w:del>
          </w:p>
        </w:tc>
        <w:tc>
          <w:tcPr>
            <w:tcW w:w="1552" w:type="dxa"/>
            <w:tcBorders>
              <w:top w:val="single" w:sz="4" w:space="0" w:color="auto"/>
              <w:left w:val="single" w:sz="4" w:space="0" w:color="auto"/>
              <w:bottom w:val="single" w:sz="4" w:space="0" w:color="auto"/>
              <w:right w:val="single" w:sz="4" w:space="0" w:color="auto"/>
            </w:tcBorders>
            <w:hideMark/>
          </w:tcPr>
          <w:p w14:paraId="0B0EFF11" w14:textId="59EDEC7E" w:rsidR="00226AFA" w:rsidDel="00002EA8" w:rsidRDefault="00226AFA">
            <w:pPr>
              <w:pStyle w:val="ListParagraph"/>
              <w:spacing w:after="3" w:line="360" w:lineRule="auto"/>
              <w:ind w:left="0"/>
              <w:rPr>
                <w:del w:id="1813" w:author="Sacintha Raj" w:date="2023-01-26T01:03:00Z"/>
              </w:rPr>
            </w:pPr>
            <w:del w:id="1814" w:author="Sacintha Raj" w:date="2023-01-26T01:03:00Z">
              <w:r w:rsidDel="00002EA8">
                <w:delText>Response Field Name</w:delText>
              </w:r>
              <w:bookmarkStart w:id="1815" w:name="_Toc125592864"/>
              <w:bookmarkEnd w:id="1815"/>
            </w:del>
          </w:p>
        </w:tc>
        <w:bookmarkStart w:id="1816" w:name="_Toc125592865"/>
        <w:bookmarkEnd w:id="1816"/>
      </w:tr>
      <w:tr w:rsidR="00226AFA" w:rsidDel="00002EA8" w14:paraId="52B40CD1" w14:textId="464D0B5C" w:rsidTr="00226AFA">
        <w:trPr>
          <w:trHeight w:val="658"/>
          <w:del w:id="1817" w:author="Sacintha Raj" w:date="2023-01-26T01:03:00Z"/>
        </w:trPr>
        <w:tc>
          <w:tcPr>
            <w:tcW w:w="3708" w:type="dxa"/>
            <w:tcBorders>
              <w:top w:val="single" w:sz="4" w:space="0" w:color="auto"/>
              <w:left w:val="single" w:sz="4" w:space="0" w:color="auto"/>
              <w:bottom w:val="single" w:sz="4" w:space="0" w:color="auto"/>
              <w:right w:val="single" w:sz="4" w:space="0" w:color="auto"/>
            </w:tcBorders>
          </w:tcPr>
          <w:p w14:paraId="57898A9E" w14:textId="04BF1975" w:rsidR="00226AFA" w:rsidDel="00002EA8" w:rsidRDefault="00226AFA">
            <w:pPr>
              <w:pStyle w:val="ListParagraph"/>
              <w:spacing w:after="3" w:line="360" w:lineRule="auto"/>
              <w:ind w:left="0"/>
              <w:rPr>
                <w:del w:id="1818" w:author="Sacintha Raj" w:date="2023-01-26T01:03:00Z"/>
              </w:rPr>
            </w:pPr>
            <w:bookmarkStart w:id="1819" w:name="_Toc125592866"/>
            <w:bookmarkEnd w:id="1819"/>
          </w:p>
          <w:p w14:paraId="739C449E" w14:textId="324057F3" w:rsidR="00226AFA" w:rsidDel="00002EA8" w:rsidRDefault="00226AFA">
            <w:pPr>
              <w:pStyle w:val="ListParagraph"/>
              <w:spacing w:after="3" w:line="360" w:lineRule="auto"/>
              <w:ind w:left="0"/>
              <w:rPr>
                <w:del w:id="1820" w:author="Sacintha Raj" w:date="2023-01-26T01:03:00Z"/>
              </w:rPr>
            </w:pPr>
            <w:bookmarkStart w:id="1821" w:name="_Toc125592867"/>
            <w:bookmarkEnd w:id="1821"/>
          </w:p>
        </w:tc>
        <w:tc>
          <w:tcPr>
            <w:tcW w:w="3708" w:type="dxa"/>
            <w:tcBorders>
              <w:top w:val="single" w:sz="4" w:space="0" w:color="auto"/>
              <w:left w:val="single" w:sz="4" w:space="0" w:color="auto"/>
              <w:bottom w:val="single" w:sz="4" w:space="0" w:color="auto"/>
              <w:right w:val="single" w:sz="4" w:space="0" w:color="auto"/>
            </w:tcBorders>
          </w:tcPr>
          <w:p w14:paraId="4D014CD8" w14:textId="697AD2D3" w:rsidR="00226AFA" w:rsidDel="00002EA8" w:rsidRDefault="00226AFA">
            <w:pPr>
              <w:pStyle w:val="ListParagraph"/>
              <w:spacing w:after="3" w:line="360" w:lineRule="auto"/>
              <w:ind w:left="0"/>
              <w:rPr>
                <w:del w:id="1822" w:author="Sacintha Raj" w:date="2023-01-26T01:03:00Z"/>
              </w:rPr>
            </w:pPr>
            <w:bookmarkStart w:id="1823" w:name="_Toc125592868"/>
            <w:bookmarkEnd w:id="1823"/>
          </w:p>
        </w:tc>
        <w:tc>
          <w:tcPr>
            <w:tcW w:w="1552" w:type="dxa"/>
            <w:tcBorders>
              <w:top w:val="single" w:sz="4" w:space="0" w:color="auto"/>
              <w:left w:val="single" w:sz="4" w:space="0" w:color="auto"/>
              <w:bottom w:val="single" w:sz="4" w:space="0" w:color="auto"/>
              <w:right w:val="single" w:sz="4" w:space="0" w:color="auto"/>
            </w:tcBorders>
          </w:tcPr>
          <w:p w14:paraId="45EDE697" w14:textId="27F6E8C8" w:rsidR="00226AFA" w:rsidDel="00002EA8" w:rsidRDefault="00226AFA">
            <w:pPr>
              <w:pStyle w:val="ListParagraph"/>
              <w:spacing w:after="3" w:line="360" w:lineRule="auto"/>
              <w:ind w:left="0"/>
              <w:rPr>
                <w:del w:id="1824" w:author="Sacintha Raj" w:date="2023-01-26T01:03:00Z"/>
              </w:rPr>
            </w:pPr>
            <w:bookmarkStart w:id="1825" w:name="_Toc125592869"/>
            <w:bookmarkEnd w:id="1825"/>
          </w:p>
        </w:tc>
        <w:bookmarkStart w:id="1826" w:name="_Toc125592870"/>
        <w:bookmarkEnd w:id="1826"/>
      </w:tr>
      <w:tr w:rsidR="00226AFA" w:rsidDel="00002EA8" w14:paraId="34D7A771" w14:textId="4592185B" w:rsidTr="00226AFA">
        <w:trPr>
          <w:del w:id="1827"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37D332A8" w14:textId="311F8FAD" w:rsidR="00226AFA" w:rsidDel="00002EA8" w:rsidRDefault="00226AFA">
            <w:pPr>
              <w:pStyle w:val="ListParagraph"/>
              <w:spacing w:after="3" w:line="360" w:lineRule="auto"/>
              <w:ind w:left="0"/>
              <w:rPr>
                <w:del w:id="1828" w:author="Sacintha Raj" w:date="2023-01-26T01:03:00Z"/>
              </w:rPr>
            </w:pPr>
            <w:del w:id="1829" w:author="Sacintha Raj" w:date="2023-01-26T01:03:00Z">
              <w:r w:rsidDel="00002EA8">
                <w:delText>CreateClaim</w:delText>
              </w:r>
              <w:bookmarkStart w:id="1830" w:name="_Toc125592871"/>
              <w:bookmarkEnd w:id="1830"/>
            </w:del>
          </w:p>
        </w:tc>
        <w:tc>
          <w:tcPr>
            <w:tcW w:w="3708" w:type="dxa"/>
            <w:tcBorders>
              <w:top w:val="single" w:sz="4" w:space="0" w:color="auto"/>
              <w:left w:val="single" w:sz="4" w:space="0" w:color="auto"/>
              <w:bottom w:val="single" w:sz="4" w:space="0" w:color="auto"/>
              <w:right w:val="single" w:sz="4" w:space="0" w:color="auto"/>
            </w:tcBorders>
            <w:hideMark/>
          </w:tcPr>
          <w:p w14:paraId="3C4B2435" w14:textId="476618D8" w:rsidR="00226AFA" w:rsidDel="00002EA8" w:rsidRDefault="00226AFA">
            <w:pPr>
              <w:pStyle w:val="ListParagraph"/>
              <w:spacing w:after="3" w:line="360" w:lineRule="auto"/>
              <w:ind w:left="0"/>
              <w:rPr>
                <w:del w:id="1831" w:author="Sacintha Raj" w:date="2023-01-26T01:03:00Z"/>
              </w:rPr>
            </w:pPr>
            <w:del w:id="1832" w:author="Sacintha Raj" w:date="2023-01-26T01:03:00Z">
              <w:r w:rsidDel="00002EA8">
                <w:delText>CreateClaim</w:delText>
              </w:r>
              <w:bookmarkStart w:id="1833" w:name="_Toc125592872"/>
              <w:bookmarkEnd w:id="1833"/>
            </w:del>
          </w:p>
        </w:tc>
        <w:tc>
          <w:tcPr>
            <w:tcW w:w="1552" w:type="dxa"/>
            <w:tcBorders>
              <w:top w:val="single" w:sz="4" w:space="0" w:color="auto"/>
              <w:left w:val="single" w:sz="4" w:space="0" w:color="auto"/>
              <w:bottom w:val="single" w:sz="4" w:space="0" w:color="auto"/>
              <w:right w:val="single" w:sz="4" w:space="0" w:color="auto"/>
            </w:tcBorders>
            <w:hideMark/>
          </w:tcPr>
          <w:p w14:paraId="29B8E28B" w14:textId="087D2F74" w:rsidR="00226AFA" w:rsidDel="00002EA8" w:rsidRDefault="00226AFA">
            <w:pPr>
              <w:pStyle w:val="ListParagraph"/>
              <w:spacing w:after="3" w:line="360" w:lineRule="auto"/>
              <w:ind w:left="0"/>
              <w:rPr>
                <w:del w:id="1834" w:author="Sacintha Raj" w:date="2023-01-26T01:03:00Z"/>
              </w:rPr>
            </w:pPr>
            <w:del w:id="1835" w:author="Sacintha Raj" w:date="2023-01-26T01:03:00Z">
              <w:r w:rsidDel="00002EA8">
                <w:delText>ClaimId</w:delText>
              </w:r>
              <w:bookmarkStart w:id="1836" w:name="_Toc125592873"/>
              <w:bookmarkEnd w:id="1836"/>
            </w:del>
          </w:p>
        </w:tc>
        <w:bookmarkStart w:id="1837" w:name="_Toc125592874"/>
        <w:bookmarkEnd w:id="1837"/>
      </w:tr>
      <w:tr w:rsidR="00226AFA" w:rsidDel="00002EA8" w14:paraId="7E0823EB" w14:textId="02B983FD" w:rsidTr="00226AFA">
        <w:trPr>
          <w:del w:id="1838"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503F75B0" w14:textId="47C554A8" w:rsidR="00226AFA" w:rsidDel="00002EA8" w:rsidRDefault="00226AFA">
            <w:pPr>
              <w:pStyle w:val="ListParagraph"/>
              <w:spacing w:after="3" w:line="360" w:lineRule="auto"/>
              <w:ind w:left="0"/>
              <w:rPr>
                <w:del w:id="1839" w:author="Sacintha Raj" w:date="2023-01-26T01:03:00Z"/>
              </w:rPr>
            </w:pPr>
            <w:del w:id="1840" w:author="Sacintha Raj" w:date="2023-01-26T01:03:00Z">
              <w:r w:rsidDel="00002EA8">
                <w:delText>UpdateClaim</w:delText>
              </w:r>
              <w:bookmarkStart w:id="1841" w:name="_Toc125592875"/>
              <w:bookmarkEnd w:id="1841"/>
            </w:del>
          </w:p>
        </w:tc>
        <w:tc>
          <w:tcPr>
            <w:tcW w:w="3708" w:type="dxa"/>
            <w:tcBorders>
              <w:top w:val="single" w:sz="4" w:space="0" w:color="auto"/>
              <w:left w:val="single" w:sz="4" w:space="0" w:color="auto"/>
              <w:bottom w:val="single" w:sz="4" w:space="0" w:color="auto"/>
              <w:right w:val="single" w:sz="4" w:space="0" w:color="auto"/>
            </w:tcBorders>
            <w:hideMark/>
          </w:tcPr>
          <w:p w14:paraId="2D92C066" w14:textId="4F687A9E" w:rsidR="00226AFA" w:rsidDel="00002EA8" w:rsidRDefault="00226AFA">
            <w:pPr>
              <w:pStyle w:val="ListParagraph"/>
              <w:spacing w:after="3" w:line="360" w:lineRule="auto"/>
              <w:ind w:left="0"/>
              <w:rPr>
                <w:del w:id="1842" w:author="Sacintha Raj" w:date="2023-01-26T01:03:00Z"/>
              </w:rPr>
            </w:pPr>
            <w:del w:id="1843" w:author="Sacintha Raj" w:date="2023-01-26T01:03:00Z">
              <w:r w:rsidDel="00002EA8">
                <w:delText>UpdateClaim</w:delText>
              </w:r>
              <w:bookmarkStart w:id="1844" w:name="_Toc125592876"/>
              <w:bookmarkEnd w:id="1844"/>
            </w:del>
          </w:p>
        </w:tc>
        <w:tc>
          <w:tcPr>
            <w:tcW w:w="1552" w:type="dxa"/>
            <w:tcBorders>
              <w:top w:val="single" w:sz="4" w:space="0" w:color="auto"/>
              <w:left w:val="single" w:sz="4" w:space="0" w:color="auto"/>
              <w:bottom w:val="single" w:sz="4" w:space="0" w:color="auto"/>
              <w:right w:val="single" w:sz="4" w:space="0" w:color="auto"/>
            </w:tcBorders>
            <w:hideMark/>
          </w:tcPr>
          <w:p w14:paraId="71EBCC43" w14:textId="659E3DE6" w:rsidR="00226AFA" w:rsidDel="00002EA8" w:rsidRDefault="00226AFA">
            <w:pPr>
              <w:pStyle w:val="ListParagraph"/>
              <w:spacing w:after="3" w:line="360" w:lineRule="auto"/>
              <w:ind w:left="0"/>
              <w:rPr>
                <w:del w:id="1845" w:author="Sacintha Raj" w:date="2023-01-26T01:03:00Z"/>
              </w:rPr>
            </w:pPr>
            <w:del w:id="1846" w:author="Sacintha Raj" w:date="2023-01-26T01:03:00Z">
              <w:r w:rsidDel="00002EA8">
                <w:delText>ClaimId</w:delText>
              </w:r>
              <w:bookmarkStart w:id="1847" w:name="_Toc125592877"/>
              <w:bookmarkEnd w:id="1847"/>
            </w:del>
          </w:p>
        </w:tc>
        <w:bookmarkStart w:id="1848" w:name="_Toc125592878"/>
        <w:bookmarkEnd w:id="1848"/>
      </w:tr>
      <w:tr w:rsidR="00226AFA" w:rsidDel="00002EA8" w14:paraId="71A6AB27" w14:textId="2A251F22" w:rsidTr="00226AFA">
        <w:trPr>
          <w:del w:id="1849"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1956D8B2" w14:textId="5662292E" w:rsidR="00226AFA" w:rsidDel="00002EA8" w:rsidRDefault="00226AFA">
            <w:pPr>
              <w:pStyle w:val="ListParagraph"/>
              <w:spacing w:after="3" w:line="360" w:lineRule="auto"/>
              <w:ind w:left="0"/>
              <w:rPr>
                <w:del w:id="1850" w:author="Sacintha Raj" w:date="2023-01-26T01:03:00Z"/>
              </w:rPr>
            </w:pPr>
            <w:del w:id="1851" w:author="Sacintha Raj" w:date="2023-01-26T01:03:00Z">
              <w:r w:rsidDel="00002EA8">
                <w:delText>CreateMovement</w:delText>
              </w:r>
              <w:bookmarkStart w:id="1852" w:name="_Toc125592879"/>
              <w:bookmarkEnd w:id="1852"/>
            </w:del>
          </w:p>
        </w:tc>
        <w:tc>
          <w:tcPr>
            <w:tcW w:w="3708" w:type="dxa"/>
            <w:tcBorders>
              <w:top w:val="single" w:sz="4" w:space="0" w:color="auto"/>
              <w:left w:val="single" w:sz="4" w:space="0" w:color="auto"/>
              <w:bottom w:val="single" w:sz="4" w:space="0" w:color="auto"/>
              <w:right w:val="single" w:sz="4" w:space="0" w:color="auto"/>
            </w:tcBorders>
            <w:hideMark/>
          </w:tcPr>
          <w:p w14:paraId="33C3F4EA" w14:textId="44FE05AF" w:rsidR="00226AFA" w:rsidDel="00002EA8" w:rsidRDefault="00226AFA">
            <w:pPr>
              <w:pStyle w:val="ListParagraph"/>
              <w:spacing w:after="3" w:line="360" w:lineRule="auto"/>
              <w:ind w:left="0"/>
              <w:rPr>
                <w:del w:id="1853" w:author="Sacintha Raj" w:date="2023-01-26T01:03:00Z"/>
              </w:rPr>
            </w:pPr>
            <w:del w:id="1854" w:author="Sacintha Raj" w:date="2023-01-26T01:03:00Z">
              <w:r w:rsidDel="00002EA8">
                <w:delText>CreateMovement</w:delText>
              </w:r>
              <w:bookmarkStart w:id="1855" w:name="_Toc125592880"/>
              <w:bookmarkEnd w:id="1855"/>
            </w:del>
          </w:p>
        </w:tc>
        <w:tc>
          <w:tcPr>
            <w:tcW w:w="1552" w:type="dxa"/>
            <w:tcBorders>
              <w:top w:val="single" w:sz="4" w:space="0" w:color="auto"/>
              <w:left w:val="single" w:sz="4" w:space="0" w:color="auto"/>
              <w:bottom w:val="single" w:sz="4" w:space="0" w:color="auto"/>
              <w:right w:val="single" w:sz="4" w:space="0" w:color="auto"/>
            </w:tcBorders>
            <w:hideMark/>
          </w:tcPr>
          <w:p w14:paraId="7F977D16" w14:textId="34BF4E21" w:rsidR="00226AFA" w:rsidDel="00002EA8" w:rsidRDefault="00226AFA">
            <w:pPr>
              <w:pStyle w:val="ListParagraph"/>
              <w:spacing w:after="3" w:line="360" w:lineRule="auto"/>
              <w:ind w:left="0"/>
              <w:rPr>
                <w:del w:id="1856" w:author="Sacintha Raj" w:date="2023-01-26T01:03:00Z"/>
              </w:rPr>
            </w:pPr>
            <w:del w:id="1857" w:author="Sacintha Raj" w:date="2023-01-26T01:03:00Z">
              <w:r w:rsidDel="00002EA8">
                <w:delText>MovementId</w:delText>
              </w:r>
              <w:bookmarkStart w:id="1858" w:name="_Toc125592881"/>
              <w:bookmarkEnd w:id="1858"/>
            </w:del>
          </w:p>
        </w:tc>
        <w:bookmarkStart w:id="1859" w:name="_Toc125592882"/>
        <w:bookmarkEnd w:id="1859"/>
      </w:tr>
      <w:tr w:rsidR="00226AFA" w:rsidDel="00002EA8" w14:paraId="64F7592A" w14:textId="1AD8E5F0" w:rsidTr="00226AFA">
        <w:trPr>
          <w:del w:id="1860"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2200E23E" w14:textId="363ABC44" w:rsidR="00226AFA" w:rsidDel="00002EA8" w:rsidRDefault="00226AFA">
            <w:pPr>
              <w:pStyle w:val="ListParagraph"/>
              <w:spacing w:after="3" w:line="360" w:lineRule="auto"/>
              <w:ind w:left="0"/>
              <w:rPr>
                <w:del w:id="1861" w:author="Sacintha Raj" w:date="2023-01-26T01:03:00Z"/>
              </w:rPr>
            </w:pPr>
            <w:del w:id="1862" w:author="Sacintha Raj" w:date="2023-01-26T01:03:00Z">
              <w:r w:rsidDel="00002EA8">
                <w:delText>PostClaimMovementToLedger</w:delText>
              </w:r>
              <w:bookmarkStart w:id="1863" w:name="_Toc125592883"/>
              <w:bookmarkEnd w:id="1863"/>
            </w:del>
          </w:p>
        </w:tc>
        <w:tc>
          <w:tcPr>
            <w:tcW w:w="3708" w:type="dxa"/>
            <w:tcBorders>
              <w:top w:val="single" w:sz="4" w:space="0" w:color="auto"/>
              <w:left w:val="single" w:sz="4" w:space="0" w:color="auto"/>
              <w:bottom w:val="single" w:sz="4" w:space="0" w:color="auto"/>
              <w:right w:val="single" w:sz="4" w:space="0" w:color="auto"/>
            </w:tcBorders>
            <w:hideMark/>
          </w:tcPr>
          <w:p w14:paraId="16F42DBB" w14:textId="0F25CF5E" w:rsidR="00226AFA" w:rsidDel="00002EA8" w:rsidRDefault="00226AFA">
            <w:pPr>
              <w:pStyle w:val="ListParagraph"/>
              <w:spacing w:after="3" w:line="360" w:lineRule="auto"/>
              <w:ind w:left="0"/>
              <w:rPr>
                <w:del w:id="1864" w:author="Sacintha Raj" w:date="2023-01-26T01:03:00Z"/>
              </w:rPr>
            </w:pPr>
            <w:del w:id="1865" w:author="Sacintha Raj" w:date="2023-01-26T01:03:00Z">
              <w:r w:rsidDel="00002EA8">
                <w:delText>PostClaimMovementToLedger</w:delText>
              </w:r>
              <w:bookmarkStart w:id="1866" w:name="_Toc125592884"/>
              <w:bookmarkEnd w:id="1866"/>
            </w:del>
          </w:p>
        </w:tc>
        <w:tc>
          <w:tcPr>
            <w:tcW w:w="1552" w:type="dxa"/>
            <w:tcBorders>
              <w:top w:val="single" w:sz="4" w:space="0" w:color="auto"/>
              <w:left w:val="single" w:sz="4" w:space="0" w:color="auto"/>
              <w:bottom w:val="single" w:sz="4" w:space="0" w:color="auto"/>
              <w:right w:val="single" w:sz="4" w:space="0" w:color="auto"/>
            </w:tcBorders>
            <w:hideMark/>
          </w:tcPr>
          <w:p w14:paraId="308B242B" w14:textId="2C74E098" w:rsidR="00226AFA" w:rsidDel="00002EA8" w:rsidRDefault="00226AFA">
            <w:pPr>
              <w:pStyle w:val="ListParagraph"/>
              <w:spacing w:after="3" w:line="360" w:lineRule="auto"/>
              <w:ind w:left="0"/>
              <w:rPr>
                <w:del w:id="1867" w:author="Sacintha Raj" w:date="2023-01-26T01:03:00Z"/>
              </w:rPr>
            </w:pPr>
            <w:del w:id="1868" w:author="Sacintha Raj" w:date="2023-01-26T01:03:00Z">
              <w:r w:rsidDel="00002EA8">
                <w:delText>MovementId</w:delText>
              </w:r>
              <w:bookmarkStart w:id="1869" w:name="_Toc125592885"/>
              <w:bookmarkEnd w:id="1869"/>
            </w:del>
          </w:p>
        </w:tc>
        <w:bookmarkStart w:id="1870" w:name="_Toc125592886"/>
        <w:bookmarkEnd w:id="1870"/>
      </w:tr>
      <w:tr w:rsidR="00226AFA" w:rsidDel="00002EA8" w14:paraId="22AB1B68" w14:textId="4F665E79" w:rsidTr="00226AFA">
        <w:trPr>
          <w:del w:id="1871"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00248E68" w14:textId="459DB83B" w:rsidR="00226AFA" w:rsidDel="00002EA8" w:rsidRDefault="00226AFA">
            <w:pPr>
              <w:pStyle w:val="ListParagraph"/>
              <w:spacing w:after="3" w:line="360" w:lineRule="auto"/>
              <w:ind w:left="0"/>
              <w:rPr>
                <w:del w:id="1872" w:author="Sacintha Raj" w:date="2023-01-26T01:03:00Z"/>
              </w:rPr>
            </w:pPr>
            <w:del w:id="1873" w:author="Sacintha Raj" w:date="2023-01-26T01:03:00Z">
              <w:r w:rsidDel="00002EA8">
                <w:delText>UpdateClaimMovementBrokerTransRef</w:delText>
              </w:r>
              <w:bookmarkStart w:id="1874" w:name="_Toc125592887"/>
              <w:bookmarkEnd w:id="1874"/>
            </w:del>
          </w:p>
        </w:tc>
        <w:tc>
          <w:tcPr>
            <w:tcW w:w="3708" w:type="dxa"/>
            <w:tcBorders>
              <w:top w:val="single" w:sz="4" w:space="0" w:color="auto"/>
              <w:left w:val="single" w:sz="4" w:space="0" w:color="auto"/>
              <w:bottom w:val="single" w:sz="4" w:space="0" w:color="auto"/>
              <w:right w:val="single" w:sz="4" w:space="0" w:color="auto"/>
            </w:tcBorders>
            <w:hideMark/>
          </w:tcPr>
          <w:p w14:paraId="1577DFB6" w14:textId="0CDAA95F" w:rsidR="00226AFA" w:rsidDel="00002EA8" w:rsidRDefault="00226AFA">
            <w:pPr>
              <w:pStyle w:val="ListParagraph"/>
              <w:spacing w:after="3" w:line="360" w:lineRule="auto"/>
              <w:ind w:left="0"/>
              <w:rPr>
                <w:del w:id="1875" w:author="Sacintha Raj" w:date="2023-01-26T01:03:00Z"/>
              </w:rPr>
            </w:pPr>
            <w:del w:id="1876" w:author="Sacintha Raj" w:date="2023-01-26T01:03:00Z">
              <w:r w:rsidDel="00002EA8">
                <w:delText>UpdateClaimMovementBrokerTransRef</w:delText>
              </w:r>
              <w:bookmarkStart w:id="1877" w:name="_Toc125592888"/>
              <w:bookmarkEnd w:id="1877"/>
            </w:del>
          </w:p>
        </w:tc>
        <w:tc>
          <w:tcPr>
            <w:tcW w:w="1552" w:type="dxa"/>
            <w:tcBorders>
              <w:top w:val="single" w:sz="4" w:space="0" w:color="auto"/>
              <w:left w:val="single" w:sz="4" w:space="0" w:color="auto"/>
              <w:bottom w:val="single" w:sz="4" w:space="0" w:color="auto"/>
              <w:right w:val="single" w:sz="4" w:space="0" w:color="auto"/>
            </w:tcBorders>
            <w:hideMark/>
          </w:tcPr>
          <w:p w14:paraId="32CDF7E0" w14:textId="11539ACD" w:rsidR="00226AFA" w:rsidDel="00002EA8" w:rsidRDefault="00226AFA">
            <w:pPr>
              <w:pStyle w:val="ListParagraph"/>
              <w:spacing w:after="3" w:line="360" w:lineRule="auto"/>
              <w:ind w:left="0"/>
              <w:rPr>
                <w:del w:id="1878" w:author="Sacintha Raj" w:date="2023-01-26T01:03:00Z"/>
              </w:rPr>
            </w:pPr>
            <w:del w:id="1879" w:author="Sacintha Raj" w:date="2023-01-26T01:03:00Z">
              <w:r w:rsidDel="00002EA8">
                <w:delText>BrokerRef</w:delText>
              </w:r>
              <w:bookmarkStart w:id="1880" w:name="_Toc125592889"/>
              <w:bookmarkEnd w:id="1880"/>
            </w:del>
          </w:p>
        </w:tc>
        <w:bookmarkStart w:id="1881" w:name="_Toc125592890"/>
        <w:bookmarkEnd w:id="1881"/>
      </w:tr>
      <w:tr w:rsidR="00226AFA" w:rsidDel="00002EA8" w14:paraId="79805BAC" w14:textId="664199CD" w:rsidTr="00226AFA">
        <w:trPr>
          <w:del w:id="1882"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19473854" w14:textId="1BCA9CE7" w:rsidR="00226AFA" w:rsidDel="00002EA8" w:rsidRDefault="00226AFA">
            <w:pPr>
              <w:pStyle w:val="ListParagraph"/>
              <w:spacing w:after="3" w:line="360" w:lineRule="auto"/>
              <w:ind w:left="0"/>
              <w:rPr>
                <w:del w:id="1883" w:author="Sacintha Raj" w:date="2023-01-26T01:03:00Z"/>
              </w:rPr>
            </w:pPr>
            <w:del w:id="1884" w:author="Sacintha Raj" w:date="2023-01-26T01:03:00Z">
              <w:r w:rsidDel="00002EA8">
                <w:delText>CreateOrganisationNode</w:delText>
              </w:r>
              <w:bookmarkStart w:id="1885" w:name="_Toc125592891"/>
              <w:bookmarkEnd w:id="1885"/>
            </w:del>
          </w:p>
        </w:tc>
        <w:tc>
          <w:tcPr>
            <w:tcW w:w="3708" w:type="dxa"/>
            <w:tcBorders>
              <w:top w:val="single" w:sz="4" w:space="0" w:color="auto"/>
              <w:left w:val="single" w:sz="4" w:space="0" w:color="auto"/>
              <w:bottom w:val="single" w:sz="4" w:space="0" w:color="auto"/>
              <w:right w:val="single" w:sz="4" w:space="0" w:color="auto"/>
            </w:tcBorders>
            <w:hideMark/>
          </w:tcPr>
          <w:p w14:paraId="5C48B64C" w14:textId="50F9AAAB" w:rsidR="00226AFA" w:rsidDel="00002EA8" w:rsidRDefault="00226AFA">
            <w:pPr>
              <w:pStyle w:val="ListParagraph"/>
              <w:spacing w:after="3" w:line="360" w:lineRule="auto"/>
              <w:ind w:left="0"/>
              <w:rPr>
                <w:del w:id="1886" w:author="Sacintha Raj" w:date="2023-01-26T01:03:00Z"/>
              </w:rPr>
            </w:pPr>
            <w:del w:id="1887" w:author="Sacintha Raj" w:date="2023-01-26T01:03:00Z">
              <w:r w:rsidDel="00002EA8">
                <w:delText>CreateOrganisationNode</w:delText>
              </w:r>
              <w:bookmarkStart w:id="1888" w:name="_Toc125592892"/>
              <w:bookmarkEnd w:id="1888"/>
            </w:del>
          </w:p>
        </w:tc>
        <w:tc>
          <w:tcPr>
            <w:tcW w:w="1552" w:type="dxa"/>
            <w:tcBorders>
              <w:top w:val="single" w:sz="4" w:space="0" w:color="auto"/>
              <w:left w:val="single" w:sz="4" w:space="0" w:color="auto"/>
              <w:bottom w:val="single" w:sz="4" w:space="0" w:color="auto"/>
              <w:right w:val="single" w:sz="4" w:space="0" w:color="auto"/>
            </w:tcBorders>
            <w:hideMark/>
          </w:tcPr>
          <w:p w14:paraId="6C865BE5" w14:textId="69F7E60E" w:rsidR="00226AFA" w:rsidDel="00002EA8" w:rsidRDefault="00226AFA">
            <w:pPr>
              <w:pStyle w:val="ListParagraph"/>
              <w:spacing w:after="3" w:line="360" w:lineRule="auto"/>
              <w:ind w:left="0"/>
              <w:rPr>
                <w:del w:id="1889" w:author="Sacintha Raj" w:date="2023-01-26T01:03:00Z"/>
              </w:rPr>
            </w:pPr>
            <w:del w:id="1890" w:author="Sacintha Raj" w:date="2023-01-26T01:03:00Z">
              <w:r w:rsidDel="00002EA8">
                <w:delText>OrganisationId</w:delText>
              </w:r>
              <w:bookmarkStart w:id="1891" w:name="_Toc125592893"/>
              <w:bookmarkEnd w:id="1891"/>
            </w:del>
          </w:p>
        </w:tc>
        <w:bookmarkStart w:id="1892" w:name="_Toc125592894"/>
        <w:bookmarkEnd w:id="1892"/>
      </w:tr>
      <w:tr w:rsidR="00226AFA" w:rsidDel="00002EA8" w14:paraId="7CBD0DCC" w14:textId="3E8DFDB0" w:rsidTr="00226AFA">
        <w:trPr>
          <w:del w:id="1893"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4C49BC83" w14:textId="509613A8" w:rsidR="00226AFA" w:rsidDel="00002EA8" w:rsidRDefault="00226AFA">
            <w:pPr>
              <w:pStyle w:val="ListParagraph"/>
              <w:spacing w:after="3" w:line="360" w:lineRule="auto"/>
              <w:ind w:left="0"/>
              <w:rPr>
                <w:del w:id="1894" w:author="Sacintha Raj" w:date="2023-01-26T01:03:00Z"/>
              </w:rPr>
            </w:pPr>
            <w:del w:id="1895" w:author="Sacintha Raj" w:date="2023-01-26T01:03:00Z">
              <w:r w:rsidDel="00002EA8">
                <w:delText>UpdateOrganisationNode</w:delText>
              </w:r>
              <w:bookmarkStart w:id="1896" w:name="_Toc125592895"/>
              <w:bookmarkEnd w:id="1896"/>
            </w:del>
          </w:p>
        </w:tc>
        <w:tc>
          <w:tcPr>
            <w:tcW w:w="3708" w:type="dxa"/>
            <w:tcBorders>
              <w:top w:val="single" w:sz="4" w:space="0" w:color="auto"/>
              <w:left w:val="single" w:sz="4" w:space="0" w:color="auto"/>
              <w:bottom w:val="single" w:sz="4" w:space="0" w:color="auto"/>
              <w:right w:val="single" w:sz="4" w:space="0" w:color="auto"/>
            </w:tcBorders>
            <w:hideMark/>
          </w:tcPr>
          <w:p w14:paraId="43D1BE23" w14:textId="5B681990" w:rsidR="00226AFA" w:rsidDel="00002EA8" w:rsidRDefault="00226AFA">
            <w:pPr>
              <w:pStyle w:val="ListParagraph"/>
              <w:spacing w:after="3" w:line="360" w:lineRule="auto"/>
              <w:ind w:left="0"/>
              <w:rPr>
                <w:del w:id="1897" w:author="Sacintha Raj" w:date="2023-01-26T01:03:00Z"/>
              </w:rPr>
            </w:pPr>
            <w:del w:id="1898" w:author="Sacintha Raj" w:date="2023-01-26T01:03:00Z">
              <w:r w:rsidDel="00002EA8">
                <w:delText>UpdateOrganisationNode</w:delText>
              </w:r>
              <w:bookmarkStart w:id="1899" w:name="_Toc125592896"/>
              <w:bookmarkEnd w:id="1899"/>
            </w:del>
          </w:p>
        </w:tc>
        <w:tc>
          <w:tcPr>
            <w:tcW w:w="1552" w:type="dxa"/>
            <w:tcBorders>
              <w:top w:val="single" w:sz="4" w:space="0" w:color="auto"/>
              <w:left w:val="single" w:sz="4" w:space="0" w:color="auto"/>
              <w:bottom w:val="single" w:sz="4" w:space="0" w:color="auto"/>
              <w:right w:val="single" w:sz="4" w:space="0" w:color="auto"/>
            </w:tcBorders>
            <w:hideMark/>
          </w:tcPr>
          <w:p w14:paraId="607828AB" w14:textId="5A4FB2DF" w:rsidR="00226AFA" w:rsidDel="00002EA8" w:rsidRDefault="00226AFA">
            <w:pPr>
              <w:pStyle w:val="ListParagraph"/>
              <w:spacing w:after="3" w:line="360" w:lineRule="auto"/>
              <w:ind w:left="0"/>
              <w:rPr>
                <w:del w:id="1900" w:author="Sacintha Raj" w:date="2023-01-26T01:03:00Z"/>
              </w:rPr>
            </w:pPr>
            <w:del w:id="1901" w:author="Sacintha Raj" w:date="2023-01-26T01:03:00Z">
              <w:r w:rsidDel="00002EA8">
                <w:delText>OrganisationId</w:delText>
              </w:r>
              <w:bookmarkStart w:id="1902" w:name="_Toc125592897"/>
              <w:bookmarkEnd w:id="1902"/>
            </w:del>
          </w:p>
        </w:tc>
        <w:bookmarkStart w:id="1903" w:name="_Toc125592898"/>
        <w:bookmarkEnd w:id="1903"/>
      </w:tr>
      <w:tr w:rsidR="00226AFA" w:rsidDel="00002EA8" w14:paraId="6374AEB4" w14:textId="34026A78" w:rsidTr="00226AFA">
        <w:trPr>
          <w:del w:id="1904"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7BC7379A" w14:textId="7DB7EE63" w:rsidR="00226AFA" w:rsidDel="00002EA8" w:rsidRDefault="00226AFA">
            <w:pPr>
              <w:pStyle w:val="ListParagraph"/>
              <w:tabs>
                <w:tab w:val="center" w:pos="1746"/>
              </w:tabs>
              <w:spacing w:after="3" w:line="360" w:lineRule="auto"/>
              <w:ind w:left="0"/>
              <w:rPr>
                <w:del w:id="1905" w:author="Sacintha Raj" w:date="2023-01-26T01:03:00Z"/>
              </w:rPr>
            </w:pPr>
            <w:del w:id="1906" w:author="Sacintha Raj" w:date="2023-01-26T01:03:00Z">
              <w:r w:rsidDel="00002EA8">
                <w:delText>GetClaim</w:delText>
              </w:r>
              <w:bookmarkStart w:id="1907" w:name="_Toc125592899"/>
              <w:bookmarkEnd w:id="1907"/>
            </w:del>
          </w:p>
        </w:tc>
        <w:tc>
          <w:tcPr>
            <w:tcW w:w="3708" w:type="dxa"/>
            <w:tcBorders>
              <w:top w:val="single" w:sz="4" w:space="0" w:color="auto"/>
              <w:left w:val="single" w:sz="4" w:space="0" w:color="auto"/>
              <w:bottom w:val="single" w:sz="4" w:space="0" w:color="auto"/>
              <w:right w:val="single" w:sz="4" w:space="0" w:color="auto"/>
            </w:tcBorders>
            <w:hideMark/>
          </w:tcPr>
          <w:p w14:paraId="24AD0FC0" w14:textId="25F497E3" w:rsidR="00226AFA" w:rsidDel="00002EA8" w:rsidRDefault="00226AFA">
            <w:pPr>
              <w:pStyle w:val="ListParagraph"/>
              <w:spacing w:after="3" w:line="360" w:lineRule="auto"/>
              <w:ind w:left="0"/>
              <w:rPr>
                <w:del w:id="1908" w:author="Sacintha Raj" w:date="2023-01-26T01:03:00Z"/>
              </w:rPr>
            </w:pPr>
            <w:del w:id="1909" w:author="Sacintha Raj" w:date="2023-01-26T01:03:00Z">
              <w:r w:rsidDel="00002EA8">
                <w:delText>CreateMovement</w:delText>
              </w:r>
              <w:bookmarkStart w:id="1910" w:name="_Toc125592900"/>
              <w:bookmarkEnd w:id="1910"/>
            </w:del>
          </w:p>
        </w:tc>
        <w:tc>
          <w:tcPr>
            <w:tcW w:w="1552" w:type="dxa"/>
            <w:tcBorders>
              <w:top w:val="single" w:sz="4" w:space="0" w:color="auto"/>
              <w:left w:val="single" w:sz="4" w:space="0" w:color="auto"/>
              <w:bottom w:val="single" w:sz="4" w:space="0" w:color="auto"/>
              <w:right w:val="single" w:sz="4" w:space="0" w:color="auto"/>
            </w:tcBorders>
            <w:hideMark/>
          </w:tcPr>
          <w:p w14:paraId="1E41F585" w14:textId="779BEDE5" w:rsidR="00226AFA" w:rsidDel="00002EA8" w:rsidRDefault="00226AFA">
            <w:pPr>
              <w:pStyle w:val="ListParagraph"/>
              <w:spacing w:after="3" w:line="360" w:lineRule="auto"/>
              <w:ind w:left="0"/>
              <w:rPr>
                <w:del w:id="1911" w:author="Sacintha Raj" w:date="2023-01-26T01:03:00Z"/>
              </w:rPr>
            </w:pPr>
            <w:del w:id="1912" w:author="Sacintha Raj" w:date="2023-01-26T01:03:00Z">
              <w:r w:rsidDel="00002EA8">
                <w:delText>Movemnet Id</w:delText>
              </w:r>
              <w:bookmarkStart w:id="1913" w:name="_Toc125592901"/>
              <w:bookmarkEnd w:id="1913"/>
            </w:del>
          </w:p>
        </w:tc>
        <w:bookmarkStart w:id="1914" w:name="_Toc125592902"/>
        <w:bookmarkEnd w:id="1914"/>
      </w:tr>
      <w:tr w:rsidR="00226AFA" w:rsidDel="00002EA8" w14:paraId="40642CEF" w14:textId="7DCECBD0" w:rsidTr="00226AFA">
        <w:trPr>
          <w:del w:id="1915"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0E5F22DC" w14:textId="3CE81111" w:rsidR="00226AFA" w:rsidDel="00002EA8" w:rsidRDefault="00226AFA">
            <w:pPr>
              <w:pStyle w:val="ListParagraph"/>
              <w:spacing w:after="3" w:line="360" w:lineRule="auto"/>
              <w:ind w:left="0"/>
              <w:rPr>
                <w:del w:id="1916" w:author="Sacintha Raj" w:date="2023-01-26T01:03:00Z"/>
              </w:rPr>
            </w:pPr>
            <w:del w:id="1917" w:author="Sacintha Raj" w:date="2023-01-26T01:03:00Z">
              <w:r w:rsidDel="00002EA8">
                <w:delText>GetClaim</w:delText>
              </w:r>
              <w:bookmarkStart w:id="1918" w:name="_Toc125592903"/>
              <w:bookmarkEnd w:id="1918"/>
            </w:del>
          </w:p>
        </w:tc>
        <w:tc>
          <w:tcPr>
            <w:tcW w:w="3708" w:type="dxa"/>
            <w:tcBorders>
              <w:top w:val="single" w:sz="4" w:space="0" w:color="auto"/>
              <w:left w:val="single" w:sz="4" w:space="0" w:color="auto"/>
              <w:bottom w:val="single" w:sz="4" w:space="0" w:color="auto"/>
              <w:right w:val="single" w:sz="4" w:space="0" w:color="auto"/>
            </w:tcBorders>
            <w:hideMark/>
          </w:tcPr>
          <w:p w14:paraId="72C901E0" w14:textId="0CDCA587" w:rsidR="00226AFA" w:rsidDel="00002EA8" w:rsidRDefault="00226AFA">
            <w:pPr>
              <w:pStyle w:val="ListParagraph"/>
              <w:spacing w:after="3" w:line="360" w:lineRule="auto"/>
              <w:ind w:left="0"/>
              <w:rPr>
                <w:del w:id="1919" w:author="Sacintha Raj" w:date="2023-01-26T01:03:00Z"/>
              </w:rPr>
            </w:pPr>
            <w:del w:id="1920" w:author="Sacintha Raj" w:date="2023-01-26T01:03:00Z">
              <w:r w:rsidDel="00002EA8">
                <w:delText>CreateClaim</w:delText>
              </w:r>
              <w:bookmarkStart w:id="1921" w:name="_Toc125592904"/>
              <w:bookmarkEnd w:id="1921"/>
            </w:del>
          </w:p>
        </w:tc>
        <w:tc>
          <w:tcPr>
            <w:tcW w:w="1552" w:type="dxa"/>
            <w:tcBorders>
              <w:top w:val="single" w:sz="4" w:space="0" w:color="auto"/>
              <w:left w:val="single" w:sz="4" w:space="0" w:color="auto"/>
              <w:bottom w:val="single" w:sz="4" w:space="0" w:color="auto"/>
              <w:right w:val="single" w:sz="4" w:space="0" w:color="auto"/>
            </w:tcBorders>
          </w:tcPr>
          <w:p w14:paraId="2459D1CF" w14:textId="740F3C43" w:rsidR="00226AFA" w:rsidDel="00002EA8" w:rsidRDefault="00226AFA">
            <w:pPr>
              <w:pStyle w:val="ListParagraph"/>
              <w:spacing w:after="3" w:line="360" w:lineRule="auto"/>
              <w:ind w:left="0"/>
              <w:rPr>
                <w:del w:id="1922" w:author="Sacintha Raj" w:date="2023-01-26T01:03:00Z"/>
              </w:rPr>
            </w:pPr>
            <w:del w:id="1923" w:author="Sacintha Raj" w:date="2023-01-26T01:03:00Z">
              <w:r w:rsidDel="00002EA8">
                <w:delText>ClaimId</w:delText>
              </w:r>
              <w:bookmarkStart w:id="1924" w:name="_Toc125592905"/>
              <w:bookmarkEnd w:id="1924"/>
            </w:del>
          </w:p>
          <w:p w14:paraId="24D2A72D" w14:textId="0787BF9E" w:rsidR="00226AFA" w:rsidDel="00002EA8" w:rsidRDefault="00226AFA">
            <w:pPr>
              <w:pStyle w:val="ListParagraph"/>
              <w:spacing w:after="3" w:line="360" w:lineRule="auto"/>
              <w:ind w:left="0"/>
              <w:rPr>
                <w:del w:id="1925" w:author="Sacintha Raj" w:date="2023-01-26T01:03:00Z"/>
              </w:rPr>
            </w:pPr>
            <w:bookmarkStart w:id="1926" w:name="_Toc125592906"/>
            <w:bookmarkEnd w:id="1926"/>
          </w:p>
        </w:tc>
        <w:bookmarkStart w:id="1927" w:name="_Toc125592907"/>
        <w:bookmarkEnd w:id="1927"/>
      </w:tr>
      <w:tr w:rsidR="00226AFA" w:rsidDel="00002EA8" w14:paraId="569D9C4B" w14:textId="5ABE37DB" w:rsidTr="00226AFA">
        <w:trPr>
          <w:del w:id="1928"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5E1CA085" w14:textId="71109028" w:rsidR="00226AFA" w:rsidDel="00002EA8" w:rsidRDefault="00226AFA">
            <w:pPr>
              <w:pStyle w:val="ListParagraph"/>
              <w:spacing w:after="3" w:line="360" w:lineRule="auto"/>
              <w:ind w:left="0"/>
              <w:rPr>
                <w:del w:id="1929" w:author="Sacintha Raj" w:date="2023-01-26T01:03:00Z"/>
              </w:rPr>
            </w:pPr>
            <w:del w:id="1930" w:author="Sacintha Raj" w:date="2023-01-26T01:03:00Z">
              <w:r w:rsidDel="00002EA8">
                <w:delText>Lookup</w:delText>
              </w:r>
              <w:bookmarkStart w:id="1931" w:name="_Toc125592908"/>
              <w:bookmarkEnd w:id="1931"/>
            </w:del>
          </w:p>
        </w:tc>
        <w:tc>
          <w:tcPr>
            <w:tcW w:w="3708" w:type="dxa"/>
            <w:tcBorders>
              <w:top w:val="single" w:sz="4" w:space="0" w:color="auto"/>
              <w:left w:val="single" w:sz="4" w:space="0" w:color="auto"/>
              <w:bottom w:val="single" w:sz="4" w:space="0" w:color="auto"/>
              <w:right w:val="single" w:sz="4" w:space="0" w:color="auto"/>
            </w:tcBorders>
            <w:hideMark/>
          </w:tcPr>
          <w:p w14:paraId="0B46E40A" w14:textId="318A913A" w:rsidR="00226AFA" w:rsidDel="00002EA8" w:rsidRDefault="00226AFA">
            <w:pPr>
              <w:pStyle w:val="ListParagraph"/>
              <w:spacing w:after="3" w:line="360" w:lineRule="auto"/>
              <w:ind w:left="0"/>
              <w:rPr>
                <w:del w:id="1932" w:author="Sacintha Raj" w:date="2023-01-26T01:03:00Z"/>
              </w:rPr>
            </w:pPr>
            <w:del w:id="1933" w:author="Sacintha Raj" w:date="2023-01-26T01:03:00Z">
              <w:r w:rsidDel="00002EA8">
                <w:delText>CreateOrganisationNode</w:delText>
              </w:r>
              <w:bookmarkStart w:id="1934" w:name="_Toc125592909"/>
              <w:bookmarkEnd w:id="1934"/>
            </w:del>
          </w:p>
        </w:tc>
        <w:tc>
          <w:tcPr>
            <w:tcW w:w="1552" w:type="dxa"/>
            <w:tcBorders>
              <w:top w:val="single" w:sz="4" w:space="0" w:color="auto"/>
              <w:left w:val="single" w:sz="4" w:space="0" w:color="auto"/>
              <w:bottom w:val="single" w:sz="4" w:space="0" w:color="auto"/>
              <w:right w:val="single" w:sz="4" w:space="0" w:color="auto"/>
            </w:tcBorders>
            <w:hideMark/>
          </w:tcPr>
          <w:p w14:paraId="39A6FF51" w14:textId="047D6CA9" w:rsidR="00226AFA" w:rsidDel="00002EA8" w:rsidRDefault="00226AFA">
            <w:pPr>
              <w:pStyle w:val="ListParagraph"/>
              <w:spacing w:after="3" w:line="360" w:lineRule="auto"/>
              <w:ind w:left="0"/>
              <w:rPr>
                <w:del w:id="1935" w:author="Sacintha Raj" w:date="2023-01-26T01:03:00Z"/>
              </w:rPr>
            </w:pPr>
            <w:del w:id="1936" w:author="Sacintha Raj" w:date="2023-01-26T01:03:00Z">
              <w:r w:rsidDel="00002EA8">
                <w:delText>OrganisationId</w:delText>
              </w:r>
              <w:bookmarkStart w:id="1937" w:name="_Toc125592910"/>
              <w:bookmarkEnd w:id="1937"/>
            </w:del>
          </w:p>
        </w:tc>
        <w:bookmarkStart w:id="1938" w:name="_Toc125592911"/>
        <w:bookmarkEnd w:id="1938"/>
      </w:tr>
    </w:tbl>
    <w:p w14:paraId="6729A5D3" w14:textId="4E71A9B2" w:rsidR="00F03D5C" w:rsidDel="00002EA8" w:rsidRDefault="00F03D5C" w:rsidP="000B6550">
      <w:pPr>
        <w:rPr>
          <w:del w:id="1939" w:author="Sacintha Raj" w:date="2023-01-26T01:03:00Z"/>
          <w:b/>
        </w:rPr>
      </w:pPr>
      <w:bookmarkStart w:id="1940" w:name="_Toc125592912"/>
      <w:bookmarkEnd w:id="1940"/>
    </w:p>
    <w:p w14:paraId="209D4B51" w14:textId="7987E308" w:rsidR="00226AFA" w:rsidDel="00002EA8" w:rsidRDefault="00226AFA" w:rsidP="000B6550">
      <w:pPr>
        <w:rPr>
          <w:del w:id="1941" w:author="Sacintha Raj" w:date="2023-01-26T01:03:00Z"/>
          <w:b/>
        </w:rPr>
      </w:pPr>
      <w:bookmarkStart w:id="1942" w:name="_Toc125592913"/>
      <w:bookmarkEnd w:id="1942"/>
    </w:p>
    <w:p w14:paraId="5467CA1F" w14:textId="6D1DB426" w:rsidR="00226AFA" w:rsidDel="00002EA8" w:rsidRDefault="00226AFA" w:rsidP="000B6550">
      <w:pPr>
        <w:rPr>
          <w:del w:id="1943" w:author="Sacintha Raj" w:date="2023-01-26T01:03:00Z"/>
          <w:b/>
        </w:rPr>
      </w:pPr>
      <w:bookmarkStart w:id="1944" w:name="_Toc125592914"/>
      <w:bookmarkEnd w:id="1944"/>
    </w:p>
    <w:p w14:paraId="2871CB40" w14:textId="2794F497" w:rsidR="00226AFA" w:rsidDel="00002EA8" w:rsidRDefault="00226AFA" w:rsidP="000B6550">
      <w:pPr>
        <w:rPr>
          <w:del w:id="1945" w:author="Sacintha Raj" w:date="2023-01-26T01:03:00Z"/>
          <w:b/>
        </w:rPr>
      </w:pPr>
      <w:bookmarkStart w:id="1946" w:name="_Toc125592915"/>
      <w:bookmarkEnd w:id="1946"/>
    </w:p>
    <w:p w14:paraId="0073F130" w14:textId="18781628" w:rsidR="00226AFA" w:rsidDel="00002EA8" w:rsidRDefault="00226AFA" w:rsidP="000B6550">
      <w:pPr>
        <w:rPr>
          <w:del w:id="1947" w:author="Sacintha Raj" w:date="2023-01-26T01:03:00Z"/>
          <w:b/>
        </w:rPr>
      </w:pPr>
      <w:bookmarkStart w:id="1948" w:name="_Toc125592916"/>
      <w:bookmarkEnd w:id="1948"/>
    </w:p>
    <w:p w14:paraId="260F0883" w14:textId="51F6B314" w:rsidR="00226AFA" w:rsidDel="00002EA8" w:rsidRDefault="00226AFA" w:rsidP="000B6550">
      <w:pPr>
        <w:rPr>
          <w:del w:id="1949" w:author="Sacintha Raj" w:date="2023-01-26T01:03:00Z"/>
          <w:b/>
        </w:rPr>
      </w:pPr>
      <w:bookmarkStart w:id="1950" w:name="_Toc125592917"/>
      <w:bookmarkEnd w:id="1950"/>
    </w:p>
    <w:p w14:paraId="3A62CA53" w14:textId="0040E91A" w:rsidR="00226AFA" w:rsidDel="00002EA8" w:rsidRDefault="00226AFA" w:rsidP="000B6550">
      <w:pPr>
        <w:rPr>
          <w:del w:id="1951" w:author="Sacintha Raj" w:date="2023-01-26T01:03:00Z"/>
          <w:b/>
        </w:rPr>
      </w:pPr>
      <w:bookmarkStart w:id="1952" w:name="_Toc125592918"/>
      <w:bookmarkEnd w:id="1952"/>
    </w:p>
    <w:p w14:paraId="1A604478" w14:textId="553B2DF6" w:rsidR="00B22B47" w:rsidDel="00002EA8" w:rsidRDefault="00B22B47" w:rsidP="000B6550">
      <w:pPr>
        <w:rPr>
          <w:del w:id="1953" w:author="Sacintha Raj" w:date="2023-01-26T01:03:00Z"/>
          <w:b/>
        </w:rPr>
      </w:pPr>
      <w:bookmarkStart w:id="1954" w:name="_Toc125592919"/>
      <w:bookmarkEnd w:id="1954"/>
    </w:p>
    <w:p w14:paraId="0AD26EDB" w14:textId="5A5F13F4" w:rsidR="00B22B47" w:rsidDel="00002EA8" w:rsidRDefault="00B22B47" w:rsidP="000B6550">
      <w:pPr>
        <w:rPr>
          <w:del w:id="1955" w:author="Sacintha Raj" w:date="2023-01-26T01:03:00Z"/>
          <w:b/>
        </w:rPr>
      </w:pPr>
      <w:bookmarkStart w:id="1956" w:name="_Toc125592920"/>
      <w:bookmarkEnd w:id="1956"/>
    </w:p>
    <w:p w14:paraId="2998905F" w14:textId="0C8D5AD9" w:rsidR="00B22B47" w:rsidDel="00002EA8" w:rsidRDefault="00B22B47" w:rsidP="000B6550">
      <w:pPr>
        <w:rPr>
          <w:del w:id="1957" w:author="Sacintha Raj" w:date="2023-01-26T01:03:00Z"/>
          <w:b/>
        </w:rPr>
      </w:pPr>
      <w:bookmarkStart w:id="1958" w:name="_Toc125592921"/>
      <w:bookmarkEnd w:id="1958"/>
    </w:p>
    <w:p w14:paraId="3487D9C8" w14:textId="25E2FD31" w:rsidR="00B22B47" w:rsidDel="00002EA8" w:rsidRDefault="00B22B47" w:rsidP="000B6550">
      <w:pPr>
        <w:rPr>
          <w:del w:id="1959" w:author="Sacintha Raj" w:date="2023-01-26T01:03:00Z"/>
          <w:b/>
        </w:rPr>
      </w:pPr>
      <w:bookmarkStart w:id="1960" w:name="_Toc125592922"/>
      <w:bookmarkEnd w:id="1960"/>
    </w:p>
    <w:p w14:paraId="44CCCF6A" w14:textId="101809C9" w:rsidR="00B22B47" w:rsidDel="00002EA8" w:rsidRDefault="00B22B47" w:rsidP="000B6550">
      <w:pPr>
        <w:rPr>
          <w:del w:id="1961" w:author="Sacintha Raj" w:date="2023-01-26T01:03:00Z"/>
          <w:b/>
        </w:rPr>
      </w:pPr>
      <w:bookmarkStart w:id="1962" w:name="_Toc125592923"/>
      <w:bookmarkEnd w:id="1962"/>
    </w:p>
    <w:p w14:paraId="61E90874" w14:textId="053C145A" w:rsidR="00B22B47" w:rsidDel="00002EA8" w:rsidRDefault="00B22B47" w:rsidP="000B6550">
      <w:pPr>
        <w:rPr>
          <w:del w:id="1963" w:author="Sacintha Raj" w:date="2023-01-26T01:03:00Z"/>
          <w:b/>
        </w:rPr>
      </w:pPr>
      <w:bookmarkStart w:id="1964" w:name="_Toc125592924"/>
      <w:bookmarkEnd w:id="1964"/>
    </w:p>
    <w:p w14:paraId="55BAE9A3" w14:textId="6CE57A3D" w:rsidR="00B22B47" w:rsidDel="00002EA8" w:rsidRDefault="00B22B47" w:rsidP="000B6550">
      <w:pPr>
        <w:rPr>
          <w:del w:id="1965" w:author="Sacintha Raj" w:date="2023-01-26T01:03:00Z"/>
          <w:b/>
        </w:rPr>
      </w:pPr>
      <w:bookmarkStart w:id="1966" w:name="_Toc125592925"/>
      <w:bookmarkEnd w:id="1966"/>
    </w:p>
    <w:p w14:paraId="253A2323" w14:textId="3A8F632E" w:rsidR="00B22B47" w:rsidDel="00002EA8" w:rsidRDefault="00B22B47" w:rsidP="000B6550">
      <w:pPr>
        <w:rPr>
          <w:del w:id="1967" w:author="Sacintha Raj" w:date="2023-01-26T01:03:00Z"/>
          <w:b/>
        </w:rPr>
      </w:pPr>
      <w:bookmarkStart w:id="1968" w:name="_Toc125592926"/>
      <w:bookmarkEnd w:id="1968"/>
    </w:p>
    <w:p w14:paraId="63AA4D4A" w14:textId="29DCC0A4" w:rsidR="00B22B47" w:rsidDel="00002EA8" w:rsidRDefault="00B22B47" w:rsidP="000B6550">
      <w:pPr>
        <w:rPr>
          <w:del w:id="1969" w:author="Sacintha Raj" w:date="2023-01-26T01:03:00Z"/>
          <w:b/>
        </w:rPr>
      </w:pPr>
      <w:bookmarkStart w:id="1970" w:name="_Toc125592927"/>
      <w:bookmarkEnd w:id="1970"/>
    </w:p>
    <w:p w14:paraId="73E9B7C0" w14:textId="14D720C2" w:rsidR="00B22B47" w:rsidDel="00002EA8" w:rsidRDefault="00B22B47" w:rsidP="000B6550">
      <w:pPr>
        <w:rPr>
          <w:del w:id="1971" w:author="Sacintha Raj" w:date="2023-01-26T01:03:00Z"/>
          <w:b/>
        </w:rPr>
      </w:pPr>
      <w:bookmarkStart w:id="1972" w:name="_Toc125592928"/>
      <w:bookmarkEnd w:id="1972"/>
    </w:p>
    <w:p w14:paraId="40944C4A" w14:textId="1C106967" w:rsidR="00B22B47" w:rsidDel="00002EA8" w:rsidRDefault="00B22B47" w:rsidP="000B6550">
      <w:pPr>
        <w:rPr>
          <w:del w:id="1973" w:author="Sacintha Raj" w:date="2023-01-26T01:03:00Z"/>
          <w:b/>
        </w:rPr>
      </w:pPr>
      <w:bookmarkStart w:id="1974" w:name="_Toc125592929"/>
      <w:bookmarkEnd w:id="1974"/>
    </w:p>
    <w:p w14:paraId="64E1088F" w14:textId="3CA84D5D" w:rsidR="00B22B47" w:rsidDel="00002EA8" w:rsidRDefault="00B22B47" w:rsidP="000B6550">
      <w:pPr>
        <w:rPr>
          <w:del w:id="1975" w:author="Sacintha Raj" w:date="2023-01-26T01:03:00Z"/>
          <w:b/>
        </w:rPr>
      </w:pPr>
      <w:bookmarkStart w:id="1976" w:name="_Toc125592930"/>
      <w:bookmarkEnd w:id="1976"/>
    </w:p>
    <w:p w14:paraId="5EF67093" w14:textId="1FACC46D" w:rsidR="00B22B47" w:rsidDel="00002EA8" w:rsidRDefault="00B22B47" w:rsidP="000B6550">
      <w:pPr>
        <w:rPr>
          <w:del w:id="1977" w:author="Sacintha Raj" w:date="2023-01-26T01:03:00Z"/>
          <w:b/>
        </w:rPr>
      </w:pPr>
      <w:bookmarkStart w:id="1978" w:name="_Toc125592931"/>
      <w:bookmarkEnd w:id="1978"/>
    </w:p>
    <w:p w14:paraId="3915B27E" w14:textId="41F842B1" w:rsidR="00B22B47" w:rsidDel="00002EA8" w:rsidRDefault="00B22B47" w:rsidP="000B6550">
      <w:pPr>
        <w:rPr>
          <w:del w:id="1979" w:author="Sacintha Raj" w:date="2023-01-26T01:03:00Z"/>
          <w:b/>
        </w:rPr>
      </w:pPr>
      <w:bookmarkStart w:id="1980" w:name="_Toc125592932"/>
      <w:bookmarkEnd w:id="1980"/>
    </w:p>
    <w:p w14:paraId="4D480795" w14:textId="6C2369DF" w:rsidR="00B22B47" w:rsidDel="00002EA8" w:rsidRDefault="00B22B47" w:rsidP="000B6550">
      <w:pPr>
        <w:rPr>
          <w:del w:id="1981" w:author="Sacintha Raj" w:date="2023-01-26T01:03:00Z"/>
          <w:b/>
        </w:rPr>
      </w:pPr>
      <w:bookmarkStart w:id="1982" w:name="_Toc125592933"/>
      <w:bookmarkEnd w:id="1982"/>
    </w:p>
    <w:p w14:paraId="423D80D4" w14:textId="25A18D98" w:rsidR="00B22B47" w:rsidDel="00002EA8" w:rsidRDefault="00B22B47" w:rsidP="000B6550">
      <w:pPr>
        <w:rPr>
          <w:del w:id="1983" w:author="Sacintha Raj" w:date="2023-01-26T01:03:00Z"/>
          <w:b/>
        </w:rPr>
      </w:pPr>
      <w:bookmarkStart w:id="1984" w:name="_Toc125592934"/>
      <w:bookmarkEnd w:id="1984"/>
    </w:p>
    <w:p w14:paraId="2F4753D4" w14:textId="41C1C42E" w:rsidR="00226AFA" w:rsidDel="00002EA8" w:rsidRDefault="00226AFA" w:rsidP="000B6550">
      <w:pPr>
        <w:rPr>
          <w:del w:id="1985" w:author="Sacintha Raj" w:date="2023-01-26T01:03:00Z"/>
          <w:b/>
        </w:rPr>
      </w:pPr>
      <w:bookmarkStart w:id="1986" w:name="_Toc125592935"/>
      <w:bookmarkEnd w:id="1986"/>
    </w:p>
    <w:p w14:paraId="4C3B49F5" w14:textId="418FE8E2" w:rsidR="00226AFA" w:rsidDel="00002EA8" w:rsidRDefault="00226AFA" w:rsidP="000B6550">
      <w:pPr>
        <w:rPr>
          <w:del w:id="1987" w:author="Sacintha Raj" w:date="2023-01-26T01:03:00Z"/>
          <w:b/>
        </w:rPr>
      </w:pPr>
      <w:bookmarkStart w:id="1988" w:name="_Toc125592936"/>
      <w:bookmarkEnd w:id="1988"/>
    </w:p>
    <w:p w14:paraId="6E338ECF" w14:textId="48E60D94" w:rsidR="00226AFA" w:rsidDel="00002EA8" w:rsidRDefault="00226AFA" w:rsidP="000B6550">
      <w:pPr>
        <w:rPr>
          <w:del w:id="1989" w:author="Sacintha Raj" w:date="2023-01-26T01:03:00Z"/>
          <w:b/>
        </w:rPr>
      </w:pPr>
      <w:bookmarkStart w:id="1990" w:name="_Toc125592937"/>
      <w:bookmarkEnd w:id="1990"/>
    </w:p>
    <w:p w14:paraId="0B790C8C" w14:textId="3CA3BAB0" w:rsidR="00226AFA" w:rsidDel="00002EA8" w:rsidRDefault="00226AFA" w:rsidP="000B6550">
      <w:pPr>
        <w:rPr>
          <w:del w:id="1991" w:author="Sacintha Raj" w:date="2023-01-26T01:03:00Z"/>
          <w:b/>
        </w:rPr>
      </w:pPr>
      <w:bookmarkStart w:id="1992" w:name="_Toc125592938"/>
      <w:bookmarkEnd w:id="1992"/>
    </w:p>
    <w:p w14:paraId="4AFEEC2E" w14:textId="703DB632" w:rsidR="00226AFA" w:rsidDel="00002EA8" w:rsidRDefault="00226AFA" w:rsidP="000B6550">
      <w:pPr>
        <w:rPr>
          <w:del w:id="1993" w:author="Sacintha Raj" w:date="2023-01-26T01:03:00Z"/>
          <w:b/>
        </w:rPr>
      </w:pPr>
      <w:bookmarkStart w:id="1994" w:name="_Toc125592939"/>
      <w:bookmarkEnd w:id="1994"/>
    </w:p>
    <w:p w14:paraId="0A4FA01D" w14:textId="0A838837" w:rsidR="00226AFA" w:rsidDel="00002EA8" w:rsidRDefault="00226AFA" w:rsidP="000B6550">
      <w:pPr>
        <w:rPr>
          <w:del w:id="1995" w:author="Sacintha Raj" w:date="2023-01-26T01:03:00Z"/>
          <w:b/>
        </w:rPr>
      </w:pPr>
      <w:bookmarkStart w:id="1996" w:name="_Toc125592940"/>
      <w:bookmarkEnd w:id="1996"/>
    </w:p>
    <w:p w14:paraId="39BF5FDB" w14:textId="730D56C2" w:rsidR="00226AFA" w:rsidDel="00002EA8" w:rsidRDefault="00226AFA" w:rsidP="000B6550">
      <w:pPr>
        <w:rPr>
          <w:del w:id="1997" w:author="Sacintha Raj" w:date="2023-01-26T01:03:00Z"/>
          <w:b/>
        </w:rPr>
      </w:pPr>
      <w:bookmarkStart w:id="1998" w:name="_Toc125592941"/>
      <w:bookmarkEnd w:id="1998"/>
    </w:p>
    <w:p w14:paraId="44D5A114" w14:textId="61C633D4" w:rsidR="00226AFA" w:rsidDel="00002EA8" w:rsidRDefault="00226AFA" w:rsidP="000B6550">
      <w:pPr>
        <w:rPr>
          <w:del w:id="1999" w:author="Sacintha Raj" w:date="2023-01-26T01:03:00Z"/>
          <w:b/>
        </w:rPr>
      </w:pPr>
      <w:bookmarkStart w:id="2000" w:name="_Toc125592942"/>
      <w:bookmarkEnd w:id="2000"/>
    </w:p>
    <w:p w14:paraId="2C959C00" w14:textId="0BBF46D4" w:rsidR="00226AFA" w:rsidDel="00002EA8" w:rsidRDefault="00226AFA" w:rsidP="000B6550">
      <w:pPr>
        <w:rPr>
          <w:del w:id="2001" w:author="Sacintha Raj" w:date="2023-01-26T01:03:00Z"/>
          <w:b/>
        </w:rPr>
      </w:pPr>
      <w:bookmarkStart w:id="2002" w:name="_Toc125592943"/>
      <w:bookmarkEnd w:id="2002"/>
    </w:p>
    <w:p w14:paraId="2D58C151" w14:textId="440CDB54" w:rsidR="00226AFA" w:rsidDel="00002EA8" w:rsidRDefault="00226AFA" w:rsidP="000B6550">
      <w:pPr>
        <w:rPr>
          <w:del w:id="2003" w:author="Sacintha Raj" w:date="2023-01-26T01:03:00Z"/>
          <w:b/>
        </w:rPr>
      </w:pPr>
      <w:bookmarkStart w:id="2004" w:name="_Toc125592944"/>
      <w:bookmarkEnd w:id="2004"/>
    </w:p>
    <w:p w14:paraId="75AEFB33" w14:textId="3C46F4B7" w:rsidR="00865918" w:rsidDel="00002EA8" w:rsidRDefault="00865918" w:rsidP="00083B09">
      <w:pPr>
        <w:pStyle w:val="ListParagraph"/>
        <w:spacing w:after="3" w:line="360" w:lineRule="auto"/>
        <w:rPr>
          <w:del w:id="2005" w:author="Sacintha Raj" w:date="2023-01-26T01:03:00Z"/>
        </w:rPr>
      </w:pPr>
      <w:bookmarkStart w:id="2006" w:name="_Toc125592945"/>
      <w:bookmarkEnd w:id="2006"/>
    </w:p>
    <w:p w14:paraId="54E7C27F" w14:textId="0926EA19" w:rsidR="00865918" w:rsidDel="00002EA8" w:rsidRDefault="00865918" w:rsidP="00083B09">
      <w:pPr>
        <w:pStyle w:val="ListParagraph"/>
        <w:spacing w:after="3" w:line="360" w:lineRule="auto"/>
        <w:rPr>
          <w:del w:id="2007" w:author="Sacintha Raj" w:date="2023-01-26T01:03:00Z"/>
        </w:rPr>
      </w:pPr>
      <w:bookmarkStart w:id="2008" w:name="_Toc125592946"/>
      <w:bookmarkEnd w:id="2008"/>
    </w:p>
    <w:p w14:paraId="42441873" w14:textId="34EF7DDA" w:rsidR="00865918" w:rsidDel="00002EA8" w:rsidRDefault="00865918" w:rsidP="00083B09">
      <w:pPr>
        <w:pStyle w:val="ListParagraph"/>
        <w:spacing w:after="3" w:line="360" w:lineRule="auto"/>
        <w:rPr>
          <w:del w:id="2009" w:author="Sacintha Raj" w:date="2023-01-26T01:03:00Z"/>
          <w:moveFrom w:id="2010" w:author="Sacintha Raj" w:date="2023-01-25T11:06:00Z"/>
        </w:rPr>
      </w:pPr>
      <w:bookmarkStart w:id="2011" w:name="_Toc125592947"/>
      <w:bookmarkEnd w:id="2011"/>
      <w:moveFromRangeStart w:id="2012" w:author="Sacintha Raj" w:date="2023-01-25T11:06:00Z" w:name="move125537219"/>
    </w:p>
    <w:p w14:paraId="1713CCA7" w14:textId="5AB0EE98" w:rsidR="009C1694" w:rsidDel="00002EA8" w:rsidRDefault="003E36D4" w:rsidP="00A7538B">
      <w:pPr>
        <w:pStyle w:val="Heading3"/>
        <w:rPr>
          <w:del w:id="2013" w:author="Sacintha Raj" w:date="2023-01-26T01:03:00Z"/>
          <w:moveFrom w:id="2014" w:author="Sacintha Raj" w:date="2023-01-25T11:06:00Z"/>
        </w:rPr>
      </w:pPr>
      <w:moveFrom w:id="2015" w:author="Sacintha Raj" w:date="2023-01-25T11:06:00Z">
        <w:del w:id="2016" w:author="Sacintha Raj" w:date="2023-01-26T01:03:00Z">
          <w:r w:rsidDel="00002EA8">
            <w:delText>PSR Mule</w:delText>
          </w:r>
          <w:bookmarkStart w:id="2017" w:name="_Toc125592948"/>
          <w:bookmarkEnd w:id="2017"/>
        </w:del>
      </w:moveFrom>
    </w:p>
    <w:p w14:paraId="06A2F37B" w14:textId="7534BC5B" w:rsidR="005F667A" w:rsidDel="00002EA8" w:rsidRDefault="005F667A" w:rsidP="00F05670">
      <w:pPr>
        <w:spacing w:line="360" w:lineRule="auto"/>
        <w:rPr>
          <w:del w:id="2018" w:author="Sacintha Raj" w:date="2023-01-26T01:03:00Z"/>
          <w:moveFrom w:id="2019" w:author="Sacintha Raj" w:date="2023-01-25T11:06:00Z"/>
        </w:rPr>
      </w:pPr>
      <w:moveFrom w:id="2020" w:author="Sacintha Raj" w:date="2023-01-25T11:06:00Z">
        <w:del w:id="2021" w:author="Sacintha Raj" w:date="2023-01-26T01:03:00Z">
          <w:r w:rsidDel="00002EA8">
            <w:delText xml:space="preserve">For claims to be created in Guidewire </w:delText>
          </w:r>
          <w:r w:rsidR="00152D7E" w:rsidDel="00002EA8">
            <w:delText>Claim Center</w:delText>
          </w:r>
          <w:r w:rsidDel="00002EA8">
            <w:delText xml:space="preserve"> outside of non-associated claims, they must be associated to a Policy within the Policy Admin System (PAS)</w:delText>
          </w:r>
          <w:r w:rsidDel="00002EA8">
            <w:br/>
            <w:delText xml:space="preserve">The Policy Search and Retrieve provides a </w:delText>
          </w:r>
          <w:r w:rsidR="001B2793" w:rsidDel="00002EA8">
            <w:delText>mechanism, to</w:delText>
          </w:r>
          <w:r w:rsidR="006976E1" w:rsidDel="00002EA8">
            <w:delText xml:space="preserve"> retrieve the policy for which the claim </w:delText>
          </w:r>
          <w:r w:rsidR="001B2793" w:rsidDel="00002EA8">
            <w:delText>must</w:delText>
          </w:r>
          <w:r w:rsidR="006976E1" w:rsidDel="00002EA8">
            <w:delText xml:space="preserve"> be </w:delText>
          </w:r>
          <w:r w:rsidR="001B2793" w:rsidDel="00002EA8">
            <w:delText>created.</w:delText>
          </w:r>
          <w:bookmarkStart w:id="2022" w:name="_Toc125592949"/>
          <w:bookmarkEnd w:id="2022"/>
        </w:del>
      </w:moveFrom>
    </w:p>
    <w:p w14:paraId="346364F7" w14:textId="5AFC877B" w:rsidR="005F667A" w:rsidDel="00002EA8" w:rsidRDefault="005F667A" w:rsidP="005F667A">
      <w:pPr>
        <w:spacing w:line="360" w:lineRule="auto"/>
        <w:rPr>
          <w:del w:id="2023" w:author="Sacintha Raj" w:date="2023-01-26T01:03:00Z"/>
          <w:moveFrom w:id="2024" w:author="Sacintha Raj" w:date="2023-01-25T11:06:00Z"/>
        </w:rPr>
      </w:pPr>
      <w:moveFrom w:id="2025" w:author="Sacintha Raj" w:date="2023-01-25T11:06:00Z">
        <w:del w:id="2026" w:author="Sacintha Raj" w:date="2023-01-26T01:03:00Z">
          <w:r w:rsidDel="00002EA8">
            <w:delText>The overall policy search and retrieval process for consist of two stages:</w:delText>
          </w:r>
          <w:bookmarkStart w:id="2027" w:name="_Toc125592950"/>
          <w:bookmarkEnd w:id="2027"/>
        </w:del>
      </w:moveFrom>
    </w:p>
    <w:p w14:paraId="642522CF" w14:textId="69095034" w:rsidR="005F667A" w:rsidDel="00002EA8" w:rsidRDefault="005F667A" w:rsidP="00CF7D7A">
      <w:pPr>
        <w:pStyle w:val="ListParagraph"/>
        <w:numPr>
          <w:ilvl w:val="0"/>
          <w:numId w:val="11"/>
        </w:numPr>
        <w:spacing w:after="3" w:line="360" w:lineRule="auto"/>
        <w:rPr>
          <w:del w:id="2028" w:author="Sacintha Raj" w:date="2023-01-26T01:03:00Z"/>
          <w:moveFrom w:id="2029" w:author="Sacintha Raj" w:date="2023-01-25T11:06:00Z"/>
        </w:rPr>
      </w:pPr>
      <w:commentRangeStart w:id="2030"/>
      <w:moveFrom w:id="2031" w:author="Sacintha Raj" w:date="2023-01-25T11:06:00Z">
        <w:del w:id="2032" w:author="Sacintha Raj" w:date="2023-01-26T01:03:00Z">
          <w:r w:rsidDel="00002EA8">
            <w:delText>Extraction</w:delText>
          </w:r>
          <w:commentRangeEnd w:id="2030"/>
          <w:r w:rsidR="00BD0D17" w:rsidDel="00002EA8">
            <w:rPr>
              <w:rStyle w:val="CommentReference"/>
            </w:rPr>
            <w:commentReference w:id="2030"/>
          </w:r>
          <w:r w:rsidDel="00002EA8">
            <w:delText xml:space="preserve"> of PSR data from Eclipse into the KDR on an overnight batch. </w:delText>
          </w:r>
          <w:r w:rsidDel="00002EA8">
            <w:br/>
            <w:delText xml:space="preserve">Note: All data within the KDR has a </w:delText>
          </w:r>
          <w:r w:rsidR="002F74EA" w:rsidDel="00002EA8">
            <w:delText>24-hour</w:delText>
          </w:r>
          <w:r w:rsidDel="00002EA8">
            <w:delText xml:space="preserve"> lag from Eclipse.</w:delText>
          </w:r>
          <w:bookmarkStart w:id="2033" w:name="_Toc125592951"/>
          <w:bookmarkEnd w:id="2033"/>
        </w:del>
      </w:moveFrom>
    </w:p>
    <w:p w14:paraId="13002C18" w14:textId="29053E69" w:rsidR="00161D3B" w:rsidDel="00002EA8" w:rsidRDefault="005F667A" w:rsidP="00CF7D7A">
      <w:pPr>
        <w:pStyle w:val="ListParagraph"/>
        <w:numPr>
          <w:ilvl w:val="0"/>
          <w:numId w:val="11"/>
        </w:numPr>
        <w:spacing w:after="3" w:line="360" w:lineRule="auto"/>
        <w:rPr>
          <w:del w:id="2034" w:author="Sacintha Raj" w:date="2023-01-26T01:03:00Z"/>
          <w:moveFrom w:id="2035" w:author="Sacintha Raj" w:date="2023-01-25T11:06:00Z"/>
        </w:rPr>
      </w:pPr>
      <w:moveFrom w:id="2036" w:author="Sacintha Raj" w:date="2023-01-25T11:06:00Z">
        <w:del w:id="2037" w:author="Sacintha Raj" w:date="2023-01-26T01:03:00Z">
          <w:r w:rsidDel="00002EA8">
            <w:delText xml:space="preserve">Search and Retrieve of Policies - </w:delText>
          </w:r>
          <w:r w:rsidR="002F74EA" w:rsidDel="00002EA8">
            <w:delText>Claim Center</w:delText>
          </w:r>
          <w:r w:rsidDel="00002EA8">
            <w:delText xml:space="preserve"> will search and retrieve policies from the KDR through an Enterprise Storage Bus (ESB), </w:delText>
          </w:r>
          <w:r w:rsidR="00161D3B" w:rsidDel="00002EA8">
            <w:delText>As part of this implementation</w:delText>
          </w:r>
          <w:r w:rsidR="007E77EB" w:rsidDel="00002EA8">
            <w:delText>,</w:delText>
          </w:r>
          <w:r w:rsidR="00161D3B" w:rsidDel="00002EA8">
            <w:delText xml:space="preserve"> uplift of Mule PSR is required and is described below</w:delText>
          </w:r>
          <w:bookmarkStart w:id="2038" w:name="_Toc125592952"/>
          <w:bookmarkEnd w:id="2038"/>
        </w:del>
      </w:moveFrom>
    </w:p>
    <w:p w14:paraId="1F81E1D5" w14:textId="480C91CA" w:rsidR="007E77EB" w:rsidDel="00002EA8" w:rsidRDefault="002F74EA" w:rsidP="00CF7D7A">
      <w:pPr>
        <w:pStyle w:val="ListParagraph"/>
        <w:numPr>
          <w:ilvl w:val="0"/>
          <w:numId w:val="12"/>
        </w:numPr>
        <w:spacing w:after="3" w:line="360" w:lineRule="auto"/>
        <w:rPr>
          <w:del w:id="2039" w:author="Sacintha Raj" w:date="2023-01-26T01:03:00Z"/>
          <w:moveFrom w:id="2040" w:author="Sacintha Raj" w:date="2023-01-25T11:06:00Z"/>
        </w:rPr>
      </w:pPr>
      <w:moveFrom w:id="2041" w:author="Sacintha Raj" w:date="2023-01-25T11:06:00Z">
        <w:del w:id="2042" w:author="Sacintha Raj" w:date="2023-01-26T01:03:00Z">
          <w:r w:rsidDel="00002EA8">
            <w:delText>Search parameters</w:delText>
          </w:r>
          <w:r w:rsidR="007E77EB" w:rsidDel="00002EA8">
            <w:delText xml:space="preserve"> change for policy search service</w:delText>
          </w:r>
          <w:bookmarkStart w:id="2043" w:name="_Toc125592953"/>
          <w:bookmarkEnd w:id="2043"/>
        </w:del>
      </w:moveFrom>
    </w:p>
    <w:p w14:paraId="2812D468" w14:textId="7D2161DF" w:rsidR="007E77EB" w:rsidDel="00002EA8" w:rsidRDefault="007E77EB" w:rsidP="00CF7D7A">
      <w:pPr>
        <w:pStyle w:val="ListParagraph"/>
        <w:numPr>
          <w:ilvl w:val="1"/>
          <w:numId w:val="12"/>
        </w:numPr>
        <w:spacing w:after="3" w:line="360" w:lineRule="auto"/>
        <w:rPr>
          <w:del w:id="2044" w:author="Sacintha Raj" w:date="2023-01-26T01:03:00Z"/>
          <w:moveFrom w:id="2045" w:author="Sacintha Raj" w:date="2023-01-25T11:06:00Z"/>
        </w:rPr>
      </w:pPr>
      <w:moveFrom w:id="2046" w:author="Sacintha Raj" w:date="2023-01-25T11:06:00Z">
        <w:del w:id="2047" w:author="Sacintha Raj" w:date="2023-01-26T01:03:00Z">
          <w:r w:rsidDel="00002EA8">
            <w:delText xml:space="preserve">The below parameters are </w:delText>
          </w:r>
          <w:r w:rsidR="009A48F4" w:rsidDel="00002EA8">
            <w:delText xml:space="preserve">currently </w:delText>
          </w:r>
          <w:r w:rsidDel="00002EA8">
            <w:delText>used</w:delText>
          </w:r>
          <w:bookmarkStart w:id="2048" w:name="_Toc125592954"/>
          <w:bookmarkEnd w:id="2048"/>
        </w:del>
      </w:moveFrom>
    </w:p>
    <w:p w14:paraId="66047CE1" w14:textId="20B78263" w:rsidR="007E77EB" w:rsidDel="00002EA8" w:rsidRDefault="007E77EB" w:rsidP="00CF7D7A">
      <w:pPr>
        <w:pStyle w:val="ListParagraph"/>
        <w:numPr>
          <w:ilvl w:val="2"/>
          <w:numId w:val="12"/>
        </w:numPr>
        <w:spacing w:after="3" w:line="360" w:lineRule="auto"/>
        <w:rPr>
          <w:del w:id="2049" w:author="Sacintha Raj" w:date="2023-01-26T01:03:00Z"/>
          <w:moveFrom w:id="2050" w:author="Sacintha Raj" w:date="2023-01-25T11:06:00Z"/>
        </w:rPr>
      </w:pPr>
      <w:moveFrom w:id="2051" w:author="Sacintha Raj" w:date="2023-01-25T11:06:00Z">
        <w:del w:id="2052" w:author="Sacintha Raj" w:date="2023-01-26T01:03:00Z">
          <w:r w:rsidDel="00002EA8">
            <w:delText>PolicyLineRef</w:delText>
          </w:r>
          <w:bookmarkStart w:id="2053" w:name="_Toc125592955"/>
          <w:bookmarkEnd w:id="2053"/>
        </w:del>
      </w:moveFrom>
    </w:p>
    <w:p w14:paraId="5537B2DB" w14:textId="4BB9F0F9" w:rsidR="007E77EB" w:rsidDel="00002EA8" w:rsidRDefault="007E77EB" w:rsidP="00CF7D7A">
      <w:pPr>
        <w:pStyle w:val="ListParagraph"/>
        <w:numPr>
          <w:ilvl w:val="2"/>
          <w:numId w:val="12"/>
        </w:numPr>
        <w:spacing w:after="3" w:line="360" w:lineRule="auto"/>
        <w:rPr>
          <w:del w:id="2054" w:author="Sacintha Raj" w:date="2023-01-26T01:03:00Z"/>
          <w:moveFrom w:id="2055" w:author="Sacintha Raj" w:date="2023-01-25T11:06:00Z"/>
        </w:rPr>
      </w:pPr>
      <w:moveFrom w:id="2056" w:author="Sacintha Raj" w:date="2023-01-25T11:06:00Z">
        <w:del w:id="2057" w:author="Sacintha Raj" w:date="2023-01-26T01:03:00Z">
          <w:r w:rsidDel="00002EA8">
            <w:delText>OriginalSigningNumber</w:delText>
          </w:r>
          <w:bookmarkStart w:id="2058" w:name="_Toc125592956"/>
          <w:bookmarkEnd w:id="2058"/>
        </w:del>
      </w:moveFrom>
    </w:p>
    <w:p w14:paraId="54D563B5" w14:textId="3AFCD8CC" w:rsidR="007E77EB" w:rsidDel="00002EA8" w:rsidRDefault="007E77EB" w:rsidP="00CF7D7A">
      <w:pPr>
        <w:pStyle w:val="ListParagraph"/>
        <w:numPr>
          <w:ilvl w:val="2"/>
          <w:numId w:val="12"/>
        </w:numPr>
        <w:spacing w:after="3" w:line="360" w:lineRule="auto"/>
        <w:rPr>
          <w:del w:id="2059" w:author="Sacintha Raj" w:date="2023-01-26T01:03:00Z"/>
          <w:moveFrom w:id="2060" w:author="Sacintha Raj" w:date="2023-01-25T11:06:00Z"/>
        </w:rPr>
      </w:pPr>
      <w:moveFrom w:id="2061" w:author="Sacintha Raj" w:date="2023-01-25T11:06:00Z">
        <w:del w:id="2062" w:author="Sacintha Raj" w:date="2023-01-26T01:03:00Z">
          <w:r w:rsidDel="00002EA8">
            <w:delText>OriginalSigningDate</w:delText>
          </w:r>
          <w:bookmarkStart w:id="2063" w:name="_Toc125592957"/>
          <w:bookmarkEnd w:id="2063"/>
        </w:del>
      </w:moveFrom>
    </w:p>
    <w:p w14:paraId="195F0307" w14:textId="0F9775CC" w:rsidR="007E77EB" w:rsidDel="00002EA8" w:rsidRDefault="007E77EB" w:rsidP="00CF7D7A">
      <w:pPr>
        <w:pStyle w:val="ListParagraph"/>
        <w:numPr>
          <w:ilvl w:val="2"/>
          <w:numId w:val="12"/>
        </w:numPr>
        <w:spacing w:after="3" w:line="360" w:lineRule="auto"/>
        <w:rPr>
          <w:del w:id="2064" w:author="Sacintha Raj" w:date="2023-01-26T01:03:00Z"/>
          <w:moveFrom w:id="2065" w:author="Sacintha Raj" w:date="2023-01-25T11:06:00Z"/>
        </w:rPr>
      </w:pPr>
      <w:moveFrom w:id="2066" w:author="Sacintha Raj" w:date="2023-01-25T11:06:00Z">
        <w:del w:id="2067" w:author="Sacintha Raj" w:date="2023-01-26T01:03:00Z">
          <w:r w:rsidDel="00002EA8">
            <w:delText>UMR</w:delText>
          </w:r>
          <w:bookmarkStart w:id="2068" w:name="_Toc125592958"/>
          <w:bookmarkEnd w:id="2068"/>
        </w:del>
      </w:moveFrom>
    </w:p>
    <w:p w14:paraId="6D03E913" w14:textId="426AA2E3" w:rsidR="007E77EB" w:rsidDel="00002EA8" w:rsidRDefault="007E77EB" w:rsidP="00CF7D7A">
      <w:pPr>
        <w:pStyle w:val="ListParagraph"/>
        <w:numPr>
          <w:ilvl w:val="2"/>
          <w:numId w:val="12"/>
        </w:numPr>
        <w:spacing w:after="3" w:line="360" w:lineRule="auto"/>
        <w:rPr>
          <w:del w:id="2069" w:author="Sacintha Raj" w:date="2023-01-26T01:03:00Z"/>
          <w:moveFrom w:id="2070" w:author="Sacintha Raj" w:date="2023-01-25T11:06:00Z"/>
        </w:rPr>
      </w:pPr>
      <w:moveFrom w:id="2071" w:author="Sacintha Raj" w:date="2023-01-25T11:06:00Z">
        <w:del w:id="2072" w:author="Sacintha Raj" w:date="2023-01-26T01:03:00Z">
          <w:r w:rsidDel="00002EA8">
            <w:delText>InsuredName</w:delText>
          </w:r>
          <w:bookmarkStart w:id="2073" w:name="_Toc125592959"/>
          <w:bookmarkEnd w:id="2073"/>
        </w:del>
      </w:moveFrom>
    </w:p>
    <w:p w14:paraId="4A116D52" w14:textId="2B66B108" w:rsidR="007E77EB" w:rsidDel="00002EA8" w:rsidRDefault="007E77EB" w:rsidP="00CF7D7A">
      <w:pPr>
        <w:pStyle w:val="ListParagraph"/>
        <w:numPr>
          <w:ilvl w:val="2"/>
          <w:numId w:val="12"/>
        </w:numPr>
        <w:spacing w:after="3" w:line="360" w:lineRule="auto"/>
        <w:rPr>
          <w:del w:id="2074" w:author="Sacintha Raj" w:date="2023-01-26T01:03:00Z"/>
          <w:moveFrom w:id="2075" w:author="Sacintha Raj" w:date="2023-01-25T11:06:00Z"/>
        </w:rPr>
      </w:pPr>
      <w:moveFrom w:id="2076" w:author="Sacintha Raj" w:date="2023-01-25T11:06:00Z">
        <w:del w:id="2077" w:author="Sacintha Raj" w:date="2023-01-26T01:03:00Z">
          <w:r w:rsidDel="00002EA8">
            <w:delText>ReinsuredName</w:delText>
          </w:r>
          <w:bookmarkStart w:id="2078" w:name="_Toc125592960"/>
          <w:bookmarkEnd w:id="2078"/>
        </w:del>
      </w:moveFrom>
    </w:p>
    <w:p w14:paraId="629228BB" w14:textId="733B0107" w:rsidR="007E77EB" w:rsidDel="00002EA8" w:rsidRDefault="007E77EB" w:rsidP="00CF7D7A">
      <w:pPr>
        <w:pStyle w:val="ListParagraph"/>
        <w:numPr>
          <w:ilvl w:val="2"/>
          <w:numId w:val="12"/>
        </w:numPr>
        <w:spacing w:after="3" w:line="360" w:lineRule="auto"/>
        <w:rPr>
          <w:del w:id="2079" w:author="Sacintha Raj" w:date="2023-01-26T01:03:00Z"/>
          <w:moveFrom w:id="2080" w:author="Sacintha Raj" w:date="2023-01-25T11:06:00Z"/>
        </w:rPr>
      </w:pPr>
      <w:moveFrom w:id="2081" w:author="Sacintha Raj" w:date="2023-01-25T11:06:00Z">
        <w:del w:id="2082" w:author="Sacintha Raj" w:date="2023-01-26T01:03:00Z">
          <w:r w:rsidDel="00002EA8">
            <w:delText>YearOfAccount</w:delText>
          </w:r>
          <w:bookmarkStart w:id="2083" w:name="_Toc125592961"/>
          <w:bookmarkEnd w:id="2083"/>
        </w:del>
      </w:moveFrom>
    </w:p>
    <w:p w14:paraId="32CB0699" w14:textId="2B284DA9" w:rsidR="007E77EB" w:rsidDel="00002EA8" w:rsidRDefault="007E77EB" w:rsidP="00CF7D7A">
      <w:pPr>
        <w:pStyle w:val="ListParagraph"/>
        <w:numPr>
          <w:ilvl w:val="1"/>
          <w:numId w:val="12"/>
        </w:numPr>
        <w:spacing w:after="3" w:line="360" w:lineRule="auto"/>
        <w:rPr>
          <w:del w:id="2084" w:author="Sacintha Raj" w:date="2023-01-26T01:03:00Z"/>
          <w:moveFrom w:id="2085" w:author="Sacintha Raj" w:date="2023-01-25T11:06:00Z"/>
        </w:rPr>
      </w:pPr>
      <w:moveFrom w:id="2086" w:author="Sacintha Raj" w:date="2023-01-25T11:06:00Z">
        <w:del w:id="2087" w:author="Sacintha Raj" w:date="2023-01-26T01:03:00Z">
          <w:r w:rsidDel="00002EA8">
            <w:delText>An additional parameter called produ</w:delText>
          </w:r>
          <w:r w:rsidR="009A48F4" w:rsidDel="00002EA8">
            <w:delText>c</w:delText>
          </w:r>
          <w:r w:rsidDel="00002EA8">
            <w:delText xml:space="preserve">ing team </w:delText>
          </w:r>
          <w:r w:rsidR="002F74EA" w:rsidDel="00002EA8">
            <w:delText>is added</w:delText>
          </w:r>
          <w:r w:rsidR="009A48F4" w:rsidDel="00002EA8">
            <w:delText xml:space="preserve"> to the list of search parameters</w:delText>
          </w:r>
          <w:bookmarkStart w:id="2088" w:name="_Toc125592962"/>
          <w:bookmarkEnd w:id="2088"/>
        </w:del>
      </w:moveFrom>
    </w:p>
    <w:p w14:paraId="53BFD80A" w14:textId="353FEA16" w:rsidR="00943719" w:rsidDel="00002EA8" w:rsidRDefault="00943719" w:rsidP="00CF7D7A">
      <w:pPr>
        <w:pStyle w:val="ListParagraph"/>
        <w:numPr>
          <w:ilvl w:val="0"/>
          <w:numId w:val="12"/>
        </w:numPr>
        <w:spacing w:after="3" w:line="360" w:lineRule="auto"/>
        <w:rPr>
          <w:del w:id="2089" w:author="Sacintha Raj" w:date="2023-01-26T01:03:00Z"/>
          <w:moveFrom w:id="2090" w:author="Sacintha Raj" w:date="2023-01-25T11:06:00Z"/>
        </w:rPr>
      </w:pPr>
      <w:moveFrom w:id="2091" w:author="Sacintha Raj" w:date="2023-01-25T11:06:00Z">
        <w:del w:id="2092" w:author="Sacintha Raj" w:date="2023-01-26T01:03:00Z">
          <w:r w:rsidDel="00002EA8">
            <w:delText>Response change for policy search service</w:delText>
          </w:r>
          <w:bookmarkStart w:id="2093" w:name="_Toc125592963"/>
          <w:bookmarkEnd w:id="2093"/>
        </w:del>
      </w:moveFrom>
    </w:p>
    <w:p w14:paraId="7E282D32" w14:textId="584DCF9A" w:rsidR="00943719" w:rsidDel="00002EA8" w:rsidRDefault="00943719" w:rsidP="00CF7D7A">
      <w:pPr>
        <w:pStyle w:val="ListParagraph"/>
        <w:numPr>
          <w:ilvl w:val="1"/>
          <w:numId w:val="12"/>
        </w:numPr>
        <w:spacing w:after="3" w:line="360" w:lineRule="auto"/>
        <w:rPr>
          <w:del w:id="2094" w:author="Sacintha Raj" w:date="2023-01-26T01:03:00Z"/>
          <w:moveFrom w:id="2095" w:author="Sacintha Raj" w:date="2023-01-25T11:06:00Z"/>
        </w:rPr>
      </w:pPr>
      <w:moveFrom w:id="2096" w:author="Sacintha Raj" w:date="2023-01-25T11:06:00Z">
        <w:del w:id="2097" w:author="Sacintha Raj" w:date="2023-01-26T01:03:00Z">
          <w:r w:rsidDel="00002EA8">
            <w:delText xml:space="preserve">Branch </w:delText>
          </w:r>
          <w:r w:rsidR="002F74EA" w:rsidDel="00002EA8">
            <w:delText>code,</w:delText>
          </w:r>
          <w:r w:rsidDel="00002EA8">
            <w:delText xml:space="preserve"> </w:delText>
          </w:r>
          <w:commentRangeStart w:id="2098"/>
          <w:commentRangeStart w:id="2099"/>
          <w:r w:rsidR="00785F4E" w:rsidDel="00002EA8">
            <w:delText>Br</w:delText>
          </w:r>
          <w:r w:rsidR="2F17FEFF" w:rsidDel="00002EA8">
            <w:delText>oker</w:delText>
          </w:r>
          <w:r w:rsidR="00785F4E" w:rsidDel="00002EA8">
            <w:delText xml:space="preserve"> Settlement Indicator</w:delText>
          </w:r>
          <w:commentRangeEnd w:id="2098"/>
          <w:r w:rsidDel="00002EA8">
            <w:rPr>
              <w:rStyle w:val="CommentReference"/>
            </w:rPr>
            <w:commentReference w:id="2098"/>
          </w:r>
          <w:commentRangeEnd w:id="2099"/>
          <w:r w:rsidDel="00002EA8">
            <w:rPr>
              <w:rStyle w:val="CommentReference"/>
            </w:rPr>
            <w:commentReference w:id="2099"/>
          </w:r>
          <w:r w:rsidR="00785F4E" w:rsidDel="00002EA8">
            <w:delText xml:space="preserve"> ,</w:delText>
          </w:r>
          <w:r w:rsidR="0070471A" w:rsidDel="00002EA8">
            <w:delText>OSND,</w:delText>
          </w:r>
          <w:r w:rsidDel="00002EA8">
            <w:delText xml:space="preserve"> RI code and producing team will be added to the response data</w:delText>
          </w:r>
          <w:bookmarkStart w:id="2100" w:name="_Toc125592964"/>
          <w:bookmarkEnd w:id="2100"/>
        </w:del>
      </w:moveFrom>
    </w:p>
    <w:p w14:paraId="30653095" w14:textId="0844632C" w:rsidR="00943719" w:rsidDel="00002EA8" w:rsidRDefault="00943719" w:rsidP="00CF7D7A">
      <w:pPr>
        <w:pStyle w:val="ListParagraph"/>
        <w:numPr>
          <w:ilvl w:val="0"/>
          <w:numId w:val="12"/>
        </w:numPr>
        <w:spacing w:after="3" w:line="360" w:lineRule="auto"/>
        <w:rPr>
          <w:del w:id="2101" w:author="Sacintha Raj" w:date="2023-01-26T01:03:00Z"/>
          <w:moveFrom w:id="2102" w:author="Sacintha Raj" w:date="2023-01-25T11:06:00Z"/>
        </w:rPr>
      </w:pPr>
      <w:moveFrom w:id="2103" w:author="Sacintha Raj" w:date="2023-01-25T11:06:00Z">
        <w:del w:id="2104" w:author="Sacintha Raj" w:date="2023-01-26T01:03:00Z">
          <w:r w:rsidDel="00002EA8">
            <w:delText>Response change for policy retrieve service</w:delText>
          </w:r>
          <w:bookmarkStart w:id="2105" w:name="_Toc125592965"/>
          <w:bookmarkEnd w:id="2105"/>
        </w:del>
      </w:moveFrom>
    </w:p>
    <w:p w14:paraId="0A70861A" w14:textId="55BD1CC5" w:rsidR="00161D3B" w:rsidDel="00002EA8" w:rsidRDefault="7C90844C" w:rsidP="00CF7D7A">
      <w:pPr>
        <w:pStyle w:val="ListParagraph"/>
        <w:numPr>
          <w:ilvl w:val="1"/>
          <w:numId w:val="12"/>
        </w:numPr>
        <w:spacing w:after="3" w:line="360" w:lineRule="auto"/>
        <w:rPr>
          <w:del w:id="2106" w:author="Sacintha Raj" w:date="2023-01-26T01:03:00Z"/>
          <w:moveFrom w:id="2107" w:author="Sacintha Raj" w:date="2023-01-25T11:06:00Z"/>
        </w:rPr>
      </w:pPr>
      <w:moveFrom w:id="2108" w:author="Sacintha Raj" w:date="2023-01-25T11:06:00Z">
        <w:del w:id="2109" w:author="Sacintha Raj" w:date="2023-01-26T01:03:00Z">
          <w:r w:rsidDel="00002EA8">
            <w:delText>Branch Code</w:delText>
          </w:r>
          <w:r w:rsidR="07CF5C7C" w:rsidDel="00002EA8">
            <w:delText xml:space="preserve">, </w:delText>
          </w:r>
          <w:r w:rsidR="50E8987E" w:rsidDel="00002EA8">
            <w:delText xml:space="preserve">Broker </w:delText>
          </w:r>
          <w:commentRangeStart w:id="2110"/>
          <w:commentRangeStart w:id="2111"/>
          <w:r w:rsidR="07CF5C7C" w:rsidDel="00002EA8">
            <w:delText>Settlement Indicator</w:delText>
          </w:r>
          <w:commentRangeEnd w:id="2110"/>
          <w:r w:rsidR="00943719" w:rsidDel="00002EA8">
            <w:rPr>
              <w:rStyle w:val="CommentReference"/>
            </w:rPr>
            <w:commentReference w:id="2110"/>
          </w:r>
          <w:commentRangeEnd w:id="2111"/>
          <w:r w:rsidR="00943719" w:rsidDel="00002EA8">
            <w:rPr>
              <w:rStyle w:val="CommentReference"/>
            </w:rPr>
            <w:commentReference w:id="2111"/>
          </w:r>
          <w:r w:rsidR="07CF5C7C" w:rsidDel="00002EA8">
            <w:delText>,</w:delText>
          </w:r>
          <w:r w:rsidDel="00002EA8">
            <w:delText xml:space="preserve"> and OSND </w:delText>
          </w:r>
          <w:r w:rsidR="14C0181D" w:rsidDel="00002EA8">
            <w:delText>must</w:delText>
          </w:r>
          <w:r w:rsidDel="00002EA8">
            <w:delText xml:space="preserve"> be added to the response data.</w:delText>
          </w:r>
          <w:bookmarkStart w:id="2113" w:name="_Toc125592966"/>
          <w:bookmarkEnd w:id="2113"/>
        </w:del>
      </w:moveFrom>
    </w:p>
    <w:moveFromRangeEnd w:id="2012"/>
    <w:p w14:paraId="16F512D2" w14:textId="5E79956B" w:rsidR="00161D3B" w:rsidDel="005F6A67" w:rsidRDefault="00720375" w:rsidP="00A7538B">
      <w:pPr>
        <w:pStyle w:val="Heading3"/>
        <w:rPr>
          <w:del w:id="2114" w:author="Sacintha Raj" w:date="2023-01-25T11:16:00Z"/>
        </w:rPr>
      </w:pPr>
      <w:commentRangeStart w:id="2115"/>
      <w:commentRangeStart w:id="2116"/>
      <w:del w:id="2117" w:author="Sacintha Raj" w:date="2023-01-25T11:16:00Z">
        <w:r w:rsidDel="005F6A67">
          <w:delText>SharePoint Mule</w:delText>
        </w:r>
        <w:commentRangeEnd w:id="2115"/>
        <w:r w:rsidDel="005F6A67">
          <w:rPr>
            <w:rStyle w:val="CommentReference"/>
          </w:rPr>
          <w:commentReference w:id="2115"/>
        </w:r>
        <w:commentRangeEnd w:id="2116"/>
        <w:r w:rsidDel="005F6A67">
          <w:rPr>
            <w:rStyle w:val="CommentReference"/>
          </w:rPr>
          <w:commentReference w:id="2116"/>
        </w:r>
        <w:bookmarkStart w:id="2118" w:name="_Toc125592967"/>
        <w:bookmarkEnd w:id="2118"/>
      </w:del>
    </w:p>
    <w:p w14:paraId="3BC818DC" w14:textId="5193F0C0" w:rsidR="000833D8" w:rsidDel="005F6A67" w:rsidRDefault="004573D6" w:rsidP="000833D8">
      <w:pPr>
        <w:rPr>
          <w:del w:id="2119" w:author="Sacintha Raj" w:date="2023-01-25T11:16:00Z"/>
        </w:rPr>
      </w:pPr>
      <w:del w:id="2120" w:author="Sacintha Raj" w:date="2023-01-25T11:16:00Z">
        <w:r w:rsidDel="005F6A67">
          <w:delText xml:space="preserve"> </w:delText>
        </w:r>
        <w:r w:rsidR="000833D8" w:rsidRPr="00A7538B" w:rsidDel="005F6A67">
          <w:delText>SharePoint will be used to store all claims and its documents and take advantage of SP Document Management features.</w:delText>
        </w:r>
        <w:bookmarkStart w:id="2121" w:name="_Toc125592968"/>
        <w:bookmarkEnd w:id="2121"/>
      </w:del>
    </w:p>
    <w:p w14:paraId="1F5E041F" w14:textId="7C3C4523" w:rsidR="00951177" w:rsidDel="005F6A67" w:rsidRDefault="003349E8" w:rsidP="000833D8">
      <w:pPr>
        <w:rPr>
          <w:del w:id="2122" w:author="Sacintha Raj" w:date="2023-01-25T11:16:00Z"/>
        </w:rPr>
      </w:pPr>
      <w:del w:id="2123" w:author="Sacintha Raj" w:date="2023-01-25T11:16:00Z">
        <w:r w:rsidDel="005F6A67">
          <w:delText xml:space="preserve">For CMS Singapore </w:delText>
        </w:r>
        <w:bookmarkStart w:id="2124" w:name="_Toc125592969"/>
        <w:bookmarkEnd w:id="2124"/>
      </w:del>
    </w:p>
    <w:p w14:paraId="1C5E439E" w14:textId="2B316BC9" w:rsidR="003349E8" w:rsidDel="005F6A67" w:rsidRDefault="002F74EA" w:rsidP="00CF7D7A">
      <w:pPr>
        <w:pStyle w:val="ListParagraph"/>
        <w:numPr>
          <w:ilvl w:val="0"/>
          <w:numId w:val="13"/>
        </w:numPr>
        <w:spacing w:after="3" w:line="360" w:lineRule="auto"/>
        <w:rPr>
          <w:del w:id="2125" w:author="Sacintha Raj" w:date="2023-01-25T11:16:00Z"/>
        </w:rPr>
      </w:pPr>
      <w:del w:id="2126" w:author="Sacintha Raj" w:date="2023-01-25T11:16:00Z">
        <w:r w:rsidDel="005F6A67">
          <w:delText>SharePoint</w:delText>
        </w:r>
        <w:r w:rsidR="00951177" w:rsidDel="005F6A67">
          <w:delText xml:space="preserve"> </w:delText>
        </w:r>
        <w:r w:rsidR="001B2793" w:rsidDel="005F6A67">
          <w:delText>must</w:delText>
        </w:r>
        <w:r w:rsidR="00951177" w:rsidDel="005F6A67">
          <w:delText xml:space="preserve"> be configured to create new document templates and </w:delText>
        </w:r>
        <w:r w:rsidR="001B2793" w:rsidDel="005F6A67">
          <w:delText>financial</w:delText>
        </w:r>
        <w:r w:rsidR="00951177" w:rsidDel="005F6A67">
          <w:delText xml:space="preserve"> templates.</w:delText>
        </w:r>
        <w:bookmarkStart w:id="2127" w:name="_Toc125592970"/>
        <w:bookmarkEnd w:id="2127"/>
      </w:del>
    </w:p>
    <w:p w14:paraId="1061A807" w14:textId="7CE053D4" w:rsidR="00815291" w:rsidDel="00002EA8" w:rsidRDefault="00815291" w:rsidP="0070758E">
      <w:pPr>
        <w:rPr>
          <w:del w:id="2128" w:author="Sacintha Raj" w:date="2023-01-26T01:03:00Z"/>
        </w:rPr>
      </w:pPr>
      <w:bookmarkStart w:id="2129" w:name="_Toc125592971"/>
      <w:bookmarkEnd w:id="2129"/>
    </w:p>
    <w:p w14:paraId="440FFB03" w14:textId="44FCF8CE" w:rsidR="00815291" w:rsidDel="00002EA8" w:rsidRDefault="00815291" w:rsidP="0070758E">
      <w:pPr>
        <w:rPr>
          <w:del w:id="2130" w:author="Sacintha Raj" w:date="2023-01-26T01:03:00Z"/>
        </w:rPr>
      </w:pPr>
      <w:bookmarkStart w:id="2131" w:name="_Toc125592972"/>
      <w:bookmarkEnd w:id="2131"/>
    </w:p>
    <w:p w14:paraId="778F23D9" w14:textId="37E1DC5D" w:rsidR="00092198" w:rsidDel="00002EA8" w:rsidRDefault="00092198" w:rsidP="0070758E">
      <w:pPr>
        <w:rPr>
          <w:del w:id="2132" w:author="Sacintha Raj" w:date="2023-01-26T01:03:00Z"/>
        </w:rPr>
      </w:pPr>
      <w:bookmarkStart w:id="2133" w:name="_Toc125592973"/>
      <w:bookmarkEnd w:id="2133"/>
    </w:p>
    <w:p w14:paraId="16A4E09E" w14:textId="5C9A20E3" w:rsidR="007F1FF5" w:rsidRDefault="0035318F" w:rsidP="00D40B93">
      <w:pPr>
        <w:pStyle w:val="Heading2"/>
        <w:ind w:left="567" w:hanging="567"/>
        <w:pPrChange w:id="2134" w:author="Sacintha Raj" w:date="2023-01-25T18:00:00Z">
          <w:pPr>
            <w:pStyle w:val="Heading2"/>
          </w:pPr>
        </w:pPrChange>
      </w:pPr>
      <w:bookmarkStart w:id="2135" w:name="_Toc125592974"/>
      <w:r w:rsidRPr="00A7538B">
        <w:t>Architecture</w:t>
      </w:r>
      <w:r>
        <w:t xml:space="preserve"> Definition</w:t>
      </w:r>
      <w:bookmarkEnd w:id="2135"/>
    </w:p>
    <w:p w14:paraId="187618A8" w14:textId="7899423D" w:rsidR="00815291" w:rsidRDefault="00136BC7" w:rsidP="00A7538B">
      <w:pPr>
        <w:pStyle w:val="Heading3"/>
        <w:rPr>
          <w:ins w:id="2136" w:author="Sacintha Raj" w:date="2023-01-25T21:38:00Z"/>
          <w:rFonts w:eastAsia="MS Gothic"/>
          <w:color w:val="4F81BD"/>
          <w:sz w:val="28"/>
        </w:rPr>
      </w:pPr>
      <w:del w:id="2137" w:author="Sacintha Raj" w:date="2023-01-25T18:01:00Z">
        <w:r w:rsidDel="00D40B93">
          <w:rPr>
            <w:rFonts w:eastAsia="MS Gothic"/>
            <w:color w:val="4F81BD"/>
            <w:sz w:val="28"/>
          </w:rPr>
          <w:delText xml:space="preserve">Camel </w:delText>
        </w:r>
        <w:r w:rsidR="0035318F" w:rsidRPr="00A7538B" w:rsidDel="00D40B93">
          <w:rPr>
            <w:rFonts w:eastAsia="MS Gothic"/>
            <w:color w:val="4F81BD"/>
            <w:sz w:val="28"/>
          </w:rPr>
          <w:delText xml:space="preserve">wrapper </w:delText>
        </w:r>
        <w:r w:rsidR="002F74EA" w:rsidRPr="00A7538B" w:rsidDel="00D40B93">
          <w:rPr>
            <w:rFonts w:eastAsia="MS Gothic"/>
            <w:color w:val="4F81BD"/>
            <w:sz w:val="28"/>
          </w:rPr>
          <w:delText>Api</w:delText>
        </w:r>
      </w:del>
      <w:ins w:id="2138" w:author="Sacintha Raj" w:date="2023-01-25T18:01:00Z">
        <w:r w:rsidR="00D40B93">
          <w:rPr>
            <w:rFonts w:eastAsia="MS Gothic"/>
            <w:color w:val="4F81BD"/>
            <w:sz w:val="28"/>
          </w:rPr>
          <w:t>CMS Eclipse Integrator</w:t>
        </w:r>
      </w:ins>
    </w:p>
    <w:p w14:paraId="2A8F2974" w14:textId="22B92496" w:rsidR="008C3222" w:rsidRPr="008C3222" w:rsidRDefault="008C3222" w:rsidP="008C3222">
      <w:pPr>
        <w:rPr>
          <w:rPrChange w:id="2139" w:author="Sacintha Raj" w:date="2023-01-25T21:38:00Z">
            <w:rPr>
              <w:rFonts w:eastAsia="MS Gothic"/>
              <w:color w:val="4F81BD"/>
              <w:sz w:val="28"/>
            </w:rPr>
          </w:rPrChange>
        </w:rPr>
        <w:pPrChange w:id="2140" w:author="Sacintha Raj" w:date="2023-01-25T21:38:00Z">
          <w:pPr>
            <w:pStyle w:val="Heading3"/>
          </w:pPr>
        </w:pPrChange>
      </w:pPr>
      <w:ins w:id="2141" w:author="Sacintha Raj" w:date="2023-01-25T21:38:00Z">
        <w:r>
          <w:rPr>
            <w:noProof/>
          </w:rPr>
          <w:drawing>
            <wp:inline distT="0" distB="0" distL="0" distR="0" wp14:anchorId="33BD4351" wp14:editId="51F00BEA">
              <wp:extent cx="6543675" cy="4591050"/>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1"/>
                      <a:stretch>
                        <a:fillRect/>
                      </a:stretch>
                    </pic:blipFill>
                    <pic:spPr>
                      <a:xfrm>
                        <a:off x="0" y="0"/>
                        <a:ext cx="6543675" cy="4591050"/>
                      </a:xfrm>
                      <a:prstGeom prst="rect">
                        <a:avLst/>
                      </a:prstGeom>
                    </pic:spPr>
                  </pic:pic>
                </a:graphicData>
              </a:graphic>
            </wp:inline>
          </w:drawing>
        </w:r>
      </w:ins>
    </w:p>
    <w:p w14:paraId="661FDE9F" w14:textId="54D1C288" w:rsidR="00842A92" w:rsidRPr="00842A92" w:rsidDel="008C3222" w:rsidRDefault="00842A92" w:rsidP="00842A92">
      <w:pPr>
        <w:rPr>
          <w:del w:id="2142" w:author="Sacintha Raj" w:date="2023-01-25T21:39:00Z"/>
        </w:rPr>
      </w:pPr>
      <w:del w:id="2143" w:author="Sacintha Raj" w:date="2023-01-25T21:38:00Z">
        <w:r w:rsidDel="008C3222">
          <w:rPr>
            <w:noProof/>
          </w:rPr>
          <w:drawing>
            <wp:inline distT="0" distB="0" distL="0" distR="0" wp14:anchorId="1B194EFD" wp14:editId="05637D7C">
              <wp:extent cx="6188710" cy="7309485"/>
              <wp:effectExtent l="0" t="0" r="2540" b="57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2"/>
                      <a:stretch>
                        <a:fillRect/>
                      </a:stretch>
                    </pic:blipFill>
                    <pic:spPr>
                      <a:xfrm>
                        <a:off x="0" y="0"/>
                        <a:ext cx="6188710" cy="7309485"/>
                      </a:xfrm>
                      <a:prstGeom prst="rect">
                        <a:avLst/>
                      </a:prstGeom>
                    </pic:spPr>
                  </pic:pic>
                </a:graphicData>
              </a:graphic>
            </wp:inline>
          </w:drawing>
        </w:r>
      </w:del>
    </w:p>
    <w:p w14:paraId="2DAC5C04" w14:textId="0CEB2DE1" w:rsidR="00421016" w:rsidRPr="00ED2B03" w:rsidDel="008C3222" w:rsidRDefault="00421016" w:rsidP="00ED2B03">
      <w:pPr>
        <w:ind w:firstLine="720"/>
        <w:jc w:val="both"/>
        <w:rPr>
          <w:del w:id="2144" w:author="Sacintha Raj" w:date="2023-01-25T21:39:00Z"/>
          <w:rFonts w:ascii="Calibri" w:eastAsia="MS Gothic" w:hAnsi="Calibri"/>
          <w:b/>
          <w:bCs/>
          <w:color w:val="4F81BD"/>
          <w:sz w:val="28"/>
        </w:rPr>
      </w:pPr>
    </w:p>
    <w:p w14:paraId="32D44678" w14:textId="0491D83B" w:rsidR="00421016" w:rsidRDefault="00421016" w:rsidP="008C3222">
      <w:pPr>
        <w:jc w:val="both"/>
        <w:pPrChange w:id="2145" w:author="Sacintha Raj" w:date="2023-01-25T21:39:00Z">
          <w:pPr>
            <w:ind w:firstLine="720"/>
            <w:jc w:val="both"/>
          </w:pPr>
        </w:pPrChange>
      </w:pPr>
      <w:r>
        <w:t xml:space="preserve">The </w:t>
      </w:r>
      <w:r w:rsidRPr="00A7538B">
        <w:t>Componen</w:t>
      </w:r>
      <w:r w:rsidR="00FD52FA">
        <w:t>t</w:t>
      </w:r>
      <w:r>
        <w:t xml:space="preserve"> breakdown is as follows</w:t>
      </w:r>
    </w:p>
    <w:p w14:paraId="0F604D5B" w14:textId="0053AFAD" w:rsidR="00421016" w:rsidRDefault="00421016" w:rsidP="00CF7D7A">
      <w:pPr>
        <w:pStyle w:val="ListParagraph"/>
        <w:numPr>
          <w:ilvl w:val="0"/>
          <w:numId w:val="14"/>
        </w:numPr>
        <w:spacing w:after="3" w:line="360" w:lineRule="auto"/>
        <w:rPr>
          <w:ins w:id="2146" w:author="Sacintha Raj" w:date="2023-01-25T21:55:00Z"/>
          <w:noProof/>
        </w:rPr>
      </w:pPr>
      <w:r>
        <w:t>CMS</w:t>
      </w:r>
      <w:r>
        <w:rPr>
          <w:noProof/>
        </w:rPr>
        <w:t xml:space="preserve"> -Guide wire Claim system</w:t>
      </w:r>
    </w:p>
    <w:p w14:paraId="4DF6F244" w14:textId="77777777" w:rsidR="0066078B" w:rsidRDefault="0066078B" w:rsidP="0066078B">
      <w:pPr>
        <w:pStyle w:val="ListParagraph"/>
        <w:numPr>
          <w:ilvl w:val="0"/>
          <w:numId w:val="14"/>
        </w:numPr>
        <w:spacing w:after="3" w:line="360" w:lineRule="auto"/>
        <w:rPr>
          <w:moveTo w:id="2147" w:author="Sacintha Raj" w:date="2023-01-25T21:55:00Z"/>
        </w:rPr>
      </w:pPr>
      <w:moveToRangeStart w:id="2148" w:author="Sacintha Raj" w:date="2023-01-25T21:55:00Z" w:name="move125576133"/>
      <w:moveTo w:id="2149" w:author="Sacintha Raj" w:date="2023-01-25T21:55:00Z">
        <w:r>
          <w:t>Verisk -Eclipse Apis</w:t>
        </w:r>
      </w:moveTo>
    </w:p>
    <w:moveToRangeEnd w:id="2148"/>
    <w:p w14:paraId="25872DDB" w14:textId="15B8FC6A" w:rsidR="0066078B" w:rsidDel="0066078B" w:rsidRDefault="0066078B" w:rsidP="00CF7D7A">
      <w:pPr>
        <w:pStyle w:val="ListParagraph"/>
        <w:numPr>
          <w:ilvl w:val="0"/>
          <w:numId w:val="14"/>
        </w:numPr>
        <w:spacing w:after="3" w:line="360" w:lineRule="auto"/>
        <w:rPr>
          <w:del w:id="2150" w:author="Sacintha Raj" w:date="2023-01-25T21:55:00Z"/>
        </w:rPr>
      </w:pPr>
    </w:p>
    <w:p w14:paraId="14932362" w14:textId="3F6A5A54" w:rsidR="00421016" w:rsidDel="0066078B" w:rsidRDefault="0066078B" w:rsidP="00CF7D7A">
      <w:pPr>
        <w:pStyle w:val="ListParagraph"/>
        <w:numPr>
          <w:ilvl w:val="0"/>
          <w:numId w:val="14"/>
        </w:numPr>
        <w:spacing w:after="3" w:line="360" w:lineRule="auto"/>
        <w:rPr>
          <w:del w:id="2151" w:author="Sacintha Raj" w:date="2023-01-25T21:39:00Z"/>
          <w:noProof/>
        </w:rPr>
      </w:pPr>
      <w:ins w:id="2152" w:author="Sacintha Raj" w:date="2023-01-25T21:54:00Z">
        <w:r>
          <w:t>CEI</w:t>
        </w:r>
      </w:ins>
      <w:ins w:id="2153" w:author="Sacintha Raj" w:date="2023-01-25T21:57:00Z">
        <w:r>
          <w:t xml:space="preserve"> -CMS Eclipse Integrator</w:t>
        </w:r>
      </w:ins>
      <w:commentRangeStart w:id="2154"/>
      <w:commentRangeStart w:id="2155"/>
      <w:del w:id="2156" w:author="Sacintha Raj" w:date="2023-01-25T21:39:00Z">
        <w:r w:rsidR="00136BC7" w:rsidRPr="29A8B790" w:rsidDel="008C3222">
          <w:rPr>
            <w:noProof/>
          </w:rPr>
          <w:delText xml:space="preserve">Amazon Load balancer </w:delText>
        </w:r>
        <w:r w:rsidR="00421016" w:rsidRPr="29A8B790" w:rsidDel="008C3222">
          <w:rPr>
            <w:noProof/>
          </w:rPr>
          <w:delText xml:space="preserve"> </w:delText>
        </w:r>
        <w:r w:rsidR="005F411F" w:rsidRPr="29A8B790" w:rsidDel="008C3222">
          <w:rPr>
            <w:noProof/>
          </w:rPr>
          <w:delText xml:space="preserve">– </w:delText>
        </w:r>
        <w:commentRangeEnd w:id="2154"/>
        <w:r w:rsidR="00136BC7" w:rsidDel="008C3222">
          <w:rPr>
            <w:rStyle w:val="CommentReference"/>
          </w:rPr>
          <w:commentReference w:id="2154"/>
        </w:r>
        <w:commentRangeEnd w:id="2155"/>
        <w:r w:rsidR="00136BC7" w:rsidDel="008C3222">
          <w:rPr>
            <w:rStyle w:val="CommentReference"/>
          </w:rPr>
          <w:commentReference w:id="2155"/>
        </w:r>
        <w:r w:rsidR="005F411F" w:rsidRPr="29A8B790" w:rsidDel="008C3222">
          <w:rPr>
            <w:noProof/>
          </w:rPr>
          <w:delText xml:space="preserve">. Claim center will interact with the </w:delText>
        </w:r>
        <w:r w:rsidR="003148BD" w:rsidRPr="29A8B790" w:rsidDel="008C3222">
          <w:rPr>
            <w:noProof/>
          </w:rPr>
          <w:delText>CWA</w:delText>
        </w:r>
        <w:r w:rsidR="005F411F" w:rsidRPr="29A8B790" w:rsidDel="008C3222">
          <w:rPr>
            <w:noProof/>
          </w:rPr>
          <w:delText xml:space="preserve"> via this gateway </w:delText>
        </w:r>
      </w:del>
    </w:p>
    <w:p w14:paraId="68CAB2E7" w14:textId="77777777" w:rsidR="0066078B" w:rsidRDefault="0066078B" w:rsidP="00CF7D7A">
      <w:pPr>
        <w:pStyle w:val="ListParagraph"/>
        <w:numPr>
          <w:ilvl w:val="0"/>
          <w:numId w:val="14"/>
        </w:numPr>
        <w:spacing w:after="3" w:line="360" w:lineRule="auto"/>
        <w:rPr>
          <w:ins w:id="2157" w:author="Sacintha Raj" w:date="2023-01-25T21:54:00Z"/>
          <w:noProof/>
        </w:rPr>
      </w:pPr>
    </w:p>
    <w:p w14:paraId="0E065329" w14:textId="60A88583" w:rsidR="007A793C" w:rsidRDefault="00421016" w:rsidP="0066078B">
      <w:pPr>
        <w:pStyle w:val="ListParagraph"/>
        <w:numPr>
          <w:ilvl w:val="1"/>
          <w:numId w:val="14"/>
        </w:numPr>
        <w:spacing w:after="3" w:line="360" w:lineRule="auto"/>
        <w:rPr>
          <w:noProof/>
        </w:rPr>
        <w:pPrChange w:id="2158" w:author="Sacintha Raj" w:date="2023-01-25T21:55:00Z">
          <w:pPr>
            <w:pStyle w:val="ListParagraph"/>
            <w:numPr>
              <w:numId w:val="14"/>
            </w:numPr>
            <w:spacing w:after="3" w:line="360" w:lineRule="auto"/>
            <w:ind w:left="360" w:hanging="360"/>
          </w:pPr>
        </w:pPrChange>
      </w:pPr>
      <w:r>
        <w:rPr>
          <w:noProof/>
        </w:rPr>
        <w:t>Middleware cluster</w:t>
      </w:r>
      <w:r w:rsidR="003148BD">
        <w:rPr>
          <w:noProof/>
        </w:rPr>
        <w:t xml:space="preserve"> </w:t>
      </w:r>
      <w:r w:rsidR="00083B09">
        <w:rPr>
          <w:noProof/>
        </w:rPr>
        <w:t>Jboss Fuse</w:t>
      </w:r>
      <w:r w:rsidR="00084B70">
        <w:rPr>
          <w:noProof/>
        </w:rPr>
        <w:t xml:space="preserve">  .</w:t>
      </w:r>
      <w:ins w:id="2159" w:author="Sacintha Raj" w:date="2023-01-25T21:42:00Z">
        <w:r w:rsidR="008C3222">
          <w:rPr>
            <w:noProof/>
          </w:rPr>
          <w:t xml:space="preserve">- This is an integration </w:t>
        </w:r>
      </w:ins>
      <w:ins w:id="2160" w:author="Sacintha Raj" w:date="2023-01-25T21:44:00Z">
        <w:r w:rsidR="008C3222">
          <w:rPr>
            <w:noProof/>
          </w:rPr>
          <w:t>software which handles dat</w:t>
        </w:r>
      </w:ins>
      <w:ins w:id="2161" w:author="Sacintha Raj" w:date="2023-01-25T21:49:00Z">
        <w:r w:rsidR="0066078B">
          <w:rPr>
            <w:noProof/>
          </w:rPr>
          <w:t xml:space="preserve">a transformartion and to handle endpoint </w:t>
        </w:r>
      </w:ins>
      <w:ins w:id="2162" w:author="Sacintha Raj" w:date="2023-01-25T21:51:00Z">
        <w:r w:rsidR="0066078B">
          <w:rPr>
            <w:noProof/>
          </w:rPr>
          <w:t>retreis and connection recovery.</w:t>
        </w:r>
      </w:ins>
    </w:p>
    <w:p w14:paraId="27983D51" w14:textId="047E6775" w:rsidR="00421016" w:rsidDel="0066078B" w:rsidRDefault="001A0D8F" w:rsidP="0066078B">
      <w:pPr>
        <w:pStyle w:val="ListParagraph"/>
        <w:spacing w:after="3" w:line="360" w:lineRule="auto"/>
        <w:ind w:left="1080"/>
        <w:rPr>
          <w:moveFrom w:id="2163" w:author="Sacintha Raj" w:date="2023-01-25T21:55:00Z"/>
          <w:noProof/>
        </w:rPr>
        <w:pPrChange w:id="2164" w:author="Sacintha Raj" w:date="2023-01-25T21:55:00Z">
          <w:pPr>
            <w:pStyle w:val="ListParagraph"/>
            <w:numPr>
              <w:numId w:val="14"/>
            </w:numPr>
            <w:spacing w:after="3" w:line="360" w:lineRule="auto"/>
            <w:ind w:left="360" w:hanging="360"/>
          </w:pPr>
        </w:pPrChange>
      </w:pPr>
      <w:moveFromRangeStart w:id="2165" w:author="Sacintha Raj" w:date="2023-01-25T21:55:00Z" w:name="move125576133"/>
      <w:moveFrom w:id="2166" w:author="Sacintha Raj" w:date="2023-01-25T21:55:00Z">
        <w:r w:rsidDel="0066078B">
          <w:rPr>
            <w:noProof/>
          </w:rPr>
          <w:t>Verisk</w:t>
        </w:r>
        <w:r w:rsidR="00084B70" w:rsidDel="0066078B">
          <w:rPr>
            <w:noProof/>
          </w:rPr>
          <w:t xml:space="preserve"> -Eclipse Apis</w:t>
        </w:r>
      </w:moveFrom>
    </w:p>
    <w:moveFromRangeEnd w:id="2165"/>
    <w:p w14:paraId="38C9EB99" w14:textId="31237A6A" w:rsidR="00842A92" w:rsidRDefault="00842A92" w:rsidP="0066078B">
      <w:pPr>
        <w:pStyle w:val="ListParagraph"/>
        <w:numPr>
          <w:ilvl w:val="1"/>
          <w:numId w:val="14"/>
        </w:numPr>
        <w:spacing w:after="3" w:line="360" w:lineRule="auto"/>
        <w:rPr>
          <w:noProof/>
        </w:rPr>
        <w:pPrChange w:id="2167" w:author="Sacintha Raj" w:date="2023-01-25T21:55:00Z">
          <w:pPr>
            <w:pStyle w:val="ListParagraph"/>
            <w:numPr>
              <w:numId w:val="14"/>
            </w:numPr>
            <w:spacing w:after="3" w:line="360" w:lineRule="auto"/>
            <w:ind w:left="360" w:hanging="360"/>
          </w:pPr>
        </w:pPrChange>
      </w:pPr>
      <w:r>
        <w:rPr>
          <w:noProof/>
        </w:rPr>
        <w:t xml:space="preserve">Active MQ </w:t>
      </w:r>
      <w:ins w:id="2168" w:author="Sacintha Raj" w:date="2023-01-25T21:51:00Z">
        <w:r w:rsidR="0066078B">
          <w:rPr>
            <w:noProof/>
          </w:rPr>
          <w:t xml:space="preserve">– </w:t>
        </w:r>
      </w:ins>
      <w:ins w:id="2169" w:author="Sacintha Raj" w:date="2023-01-25T21:52:00Z">
        <w:r w:rsidR="0066078B">
          <w:rPr>
            <w:noProof/>
          </w:rPr>
          <w:t>Messaging Queues for effective</w:t>
        </w:r>
      </w:ins>
      <w:ins w:id="2170" w:author="Sacintha Raj" w:date="2023-01-25T21:53:00Z">
        <w:r w:rsidR="0066078B">
          <w:rPr>
            <w:noProof/>
          </w:rPr>
          <w:t xml:space="preserve"> data processing</w:t>
        </w:r>
      </w:ins>
    </w:p>
    <w:p w14:paraId="6C800D44" w14:textId="6AF2E103" w:rsidR="00842A92" w:rsidRDefault="00842A92" w:rsidP="0066078B">
      <w:pPr>
        <w:pStyle w:val="ListParagraph"/>
        <w:numPr>
          <w:ilvl w:val="1"/>
          <w:numId w:val="14"/>
        </w:numPr>
        <w:spacing w:after="3" w:line="360" w:lineRule="auto"/>
        <w:rPr>
          <w:noProof/>
        </w:rPr>
        <w:pPrChange w:id="2171" w:author="Sacintha Raj" w:date="2023-01-25T21:55:00Z">
          <w:pPr>
            <w:pStyle w:val="ListParagraph"/>
            <w:numPr>
              <w:numId w:val="14"/>
            </w:numPr>
            <w:spacing w:after="3" w:line="360" w:lineRule="auto"/>
            <w:ind w:left="360" w:hanging="360"/>
          </w:pPr>
        </w:pPrChange>
      </w:pPr>
      <w:r>
        <w:rPr>
          <w:noProof/>
        </w:rPr>
        <w:t xml:space="preserve">AWS </w:t>
      </w:r>
      <w:ins w:id="2172" w:author="Sacintha Raj" w:date="2023-01-25T22:11:00Z">
        <w:r w:rsidR="00916C34">
          <w:rPr>
            <w:noProof/>
          </w:rPr>
          <w:t>S</w:t>
        </w:r>
      </w:ins>
      <w:del w:id="2173" w:author="Sacintha Raj" w:date="2023-01-25T22:11:00Z">
        <w:r w:rsidDel="00916C34">
          <w:rPr>
            <w:noProof/>
          </w:rPr>
          <w:delText>s</w:delText>
        </w:r>
      </w:del>
      <w:r>
        <w:rPr>
          <w:noProof/>
        </w:rPr>
        <w:t>3</w:t>
      </w:r>
      <w:ins w:id="2174" w:author="Sacintha Raj" w:date="2023-01-25T21:53:00Z">
        <w:r w:rsidR="0066078B">
          <w:rPr>
            <w:noProof/>
          </w:rPr>
          <w:t xml:space="preserve"> – S3 bucket to store request and response.</w:t>
        </w:r>
      </w:ins>
    </w:p>
    <w:p w14:paraId="4A1671DA" w14:textId="052EE4C5" w:rsidR="00421016" w:rsidRDefault="00CF7D7A" w:rsidP="0066078B">
      <w:pPr>
        <w:pStyle w:val="ListParagraph"/>
        <w:numPr>
          <w:ilvl w:val="1"/>
          <w:numId w:val="14"/>
        </w:numPr>
        <w:spacing w:after="3" w:line="360" w:lineRule="auto"/>
        <w:rPr>
          <w:noProof/>
        </w:rPr>
        <w:pPrChange w:id="2175" w:author="Sacintha Raj" w:date="2023-01-25T21:55:00Z">
          <w:pPr>
            <w:pStyle w:val="ListParagraph"/>
            <w:numPr>
              <w:numId w:val="14"/>
            </w:numPr>
            <w:spacing w:after="3" w:line="360" w:lineRule="auto"/>
            <w:ind w:left="360" w:hanging="360"/>
          </w:pPr>
        </w:pPrChange>
      </w:pPr>
      <w:r>
        <w:t xml:space="preserve">DynamoDB </w:t>
      </w:r>
    </w:p>
    <w:p w14:paraId="50419D3F" w14:textId="0BAE3FE5" w:rsidR="003148BD" w:rsidRDefault="00084B70" w:rsidP="0066078B">
      <w:pPr>
        <w:pStyle w:val="ListParagraph"/>
        <w:numPr>
          <w:ilvl w:val="2"/>
          <w:numId w:val="14"/>
        </w:numPr>
        <w:spacing w:after="3" w:line="360" w:lineRule="auto"/>
        <w:rPr>
          <w:noProof/>
        </w:rPr>
        <w:pPrChange w:id="2176" w:author="Sacintha Raj" w:date="2023-01-25T21:55:00Z">
          <w:pPr>
            <w:pStyle w:val="ListParagraph"/>
            <w:numPr>
              <w:ilvl w:val="1"/>
              <w:numId w:val="14"/>
            </w:numPr>
            <w:spacing w:after="3" w:line="360" w:lineRule="auto"/>
            <w:ind w:left="1080" w:hanging="360"/>
          </w:pPr>
        </w:pPrChange>
      </w:pPr>
      <w:r w:rsidRPr="295CE3BF">
        <w:rPr>
          <w:noProof/>
        </w:rPr>
        <w:t xml:space="preserve">Table to capture data </w:t>
      </w:r>
      <w:r w:rsidR="00891438">
        <w:rPr>
          <w:noProof/>
        </w:rPr>
        <w:t>to support</w:t>
      </w:r>
      <w:r w:rsidRPr="295CE3BF">
        <w:rPr>
          <w:noProof/>
        </w:rPr>
        <w:t xml:space="preserve"> </w:t>
      </w:r>
      <w:commentRangeStart w:id="2177"/>
      <w:commentRangeStart w:id="2178"/>
      <w:commentRangeStart w:id="2179"/>
      <w:r w:rsidRPr="295CE3BF">
        <w:rPr>
          <w:noProof/>
        </w:rPr>
        <w:t>reconcilation</w:t>
      </w:r>
      <w:commentRangeEnd w:id="2177"/>
      <w:r>
        <w:rPr>
          <w:rStyle w:val="CommentReference"/>
        </w:rPr>
        <w:commentReference w:id="2177"/>
      </w:r>
      <w:commentRangeEnd w:id="2178"/>
      <w:r>
        <w:rPr>
          <w:rStyle w:val="CommentReference"/>
        </w:rPr>
        <w:commentReference w:id="2178"/>
      </w:r>
      <w:commentRangeEnd w:id="2179"/>
      <w:r>
        <w:rPr>
          <w:rStyle w:val="CommentReference"/>
        </w:rPr>
        <w:commentReference w:id="2179"/>
      </w:r>
      <w:r w:rsidRPr="295CE3BF">
        <w:rPr>
          <w:noProof/>
        </w:rPr>
        <w:t xml:space="preserve"> at a later date</w:t>
      </w:r>
    </w:p>
    <w:p w14:paraId="36D5E6EB" w14:textId="05C3D49E" w:rsidR="00891438" w:rsidRDefault="00891438" w:rsidP="0066078B">
      <w:pPr>
        <w:pStyle w:val="ListParagraph"/>
        <w:numPr>
          <w:ilvl w:val="2"/>
          <w:numId w:val="14"/>
        </w:numPr>
        <w:spacing w:after="3" w:line="360" w:lineRule="auto"/>
        <w:rPr>
          <w:noProof/>
        </w:rPr>
        <w:pPrChange w:id="2181" w:author="Sacintha Raj" w:date="2023-01-25T21:57:00Z">
          <w:pPr>
            <w:pStyle w:val="ListParagraph"/>
            <w:numPr>
              <w:ilvl w:val="1"/>
              <w:numId w:val="14"/>
            </w:numPr>
            <w:spacing w:after="3" w:line="360" w:lineRule="auto"/>
            <w:ind w:left="1080" w:hanging="360"/>
          </w:pPr>
        </w:pPrChange>
      </w:pPr>
      <w:r>
        <w:rPr>
          <w:noProof/>
        </w:rPr>
        <w:t>Table to capture Audit information</w:t>
      </w:r>
    </w:p>
    <w:p w14:paraId="47089E16" w14:textId="44C06540" w:rsidR="00891438" w:rsidRDefault="00891438" w:rsidP="0066078B">
      <w:pPr>
        <w:pStyle w:val="ListParagraph"/>
        <w:numPr>
          <w:ilvl w:val="2"/>
          <w:numId w:val="14"/>
        </w:numPr>
        <w:spacing w:after="3" w:line="360" w:lineRule="auto"/>
        <w:rPr>
          <w:noProof/>
        </w:rPr>
        <w:pPrChange w:id="2182" w:author="Sacintha Raj" w:date="2023-01-25T21:57:00Z">
          <w:pPr>
            <w:pStyle w:val="ListParagraph"/>
            <w:numPr>
              <w:ilvl w:val="1"/>
              <w:numId w:val="14"/>
            </w:numPr>
            <w:spacing w:after="3" w:line="360" w:lineRule="auto"/>
            <w:ind w:left="1080" w:hanging="360"/>
          </w:pPr>
        </w:pPrChange>
      </w:pPr>
      <w:r>
        <w:rPr>
          <w:noProof/>
        </w:rPr>
        <w:t>Table to store Request and Response for later use</w:t>
      </w:r>
    </w:p>
    <w:p w14:paraId="74A1A115" w14:textId="540828F2" w:rsidR="00421016" w:rsidRDefault="00421016" w:rsidP="003148BD">
      <w:pPr>
        <w:spacing w:after="3" w:line="360" w:lineRule="auto"/>
        <w:rPr>
          <w:noProof/>
        </w:rPr>
      </w:pPr>
    </w:p>
    <w:p w14:paraId="3A4E7EE6" w14:textId="0BBBB4FD" w:rsidR="00FD52FA" w:rsidRDefault="00FD52FA" w:rsidP="00FD52FA">
      <w:pPr>
        <w:spacing w:after="3" w:line="360" w:lineRule="auto"/>
        <w:rPr>
          <w:noProof/>
        </w:rPr>
      </w:pPr>
      <w:r>
        <w:rPr>
          <w:noProof/>
        </w:rPr>
        <w:t>The Component Interaction  as below</w:t>
      </w:r>
    </w:p>
    <w:p w14:paraId="3B1AF46D" w14:textId="7E3ED1F3" w:rsidR="00FD52FA" w:rsidRDefault="00FD52FA" w:rsidP="00CF7D7A">
      <w:pPr>
        <w:pStyle w:val="ListParagraph"/>
        <w:numPr>
          <w:ilvl w:val="0"/>
          <w:numId w:val="15"/>
        </w:numPr>
        <w:spacing w:after="3" w:line="360" w:lineRule="auto"/>
        <w:rPr>
          <w:noProof/>
        </w:rPr>
      </w:pPr>
      <w:del w:id="2183" w:author="Sacintha Raj" w:date="2023-01-25T22:18:00Z">
        <w:r w:rsidDel="00916C34">
          <w:delText>CMS</w:delText>
        </w:r>
        <w:r w:rsidDel="00916C34">
          <w:rPr>
            <w:noProof/>
          </w:rPr>
          <w:delText xml:space="preserve"> sends a request to </w:delText>
        </w:r>
      </w:del>
      <w:del w:id="2184" w:author="Sacintha Raj" w:date="2023-01-25T22:02:00Z">
        <w:r w:rsidR="003148BD" w:rsidDel="00794E59">
          <w:rPr>
            <w:noProof/>
          </w:rPr>
          <w:delText>Amazon Load Balancer</w:delText>
        </w:r>
        <w:r w:rsidDel="00794E59">
          <w:rPr>
            <w:noProof/>
          </w:rPr>
          <w:delText>.</w:delText>
        </w:r>
      </w:del>
      <w:ins w:id="2185" w:author="Sacintha Raj" w:date="2023-01-25T22:18:00Z">
        <w:r w:rsidR="00916C34">
          <w:t xml:space="preserve">Fuse interacts with CMS and Eclipse </w:t>
        </w:r>
      </w:ins>
      <w:ins w:id="2186" w:author="Sacintha Raj" w:date="2023-01-25T22:19:00Z">
        <w:r w:rsidR="00417BD7">
          <w:t xml:space="preserve">and </w:t>
        </w:r>
      </w:ins>
      <w:ins w:id="2187" w:author="Sacintha Raj" w:date="2023-01-25T22:20:00Z">
        <w:r w:rsidR="00417BD7">
          <w:t xml:space="preserve">to </w:t>
        </w:r>
      </w:ins>
      <w:ins w:id="2188" w:author="Sacintha Raj" w:date="2023-01-25T22:21:00Z">
        <w:r w:rsidR="00417BD7">
          <w:t xml:space="preserve">receive </w:t>
        </w:r>
      </w:ins>
      <w:ins w:id="2189" w:author="Sacintha Raj" w:date="2023-01-25T22:22:00Z">
        <w:r w:rsidR="00417BD7">
          <w:t>and process request and re</w:t>
        </w:r>
      </w:ins>
      <w:ins w:id="2190" w:author="Sacintha Raj" w:date="2023-01-25T22:23:00Z">
        <w:r w:rsidR="00417BD7">
          <w:t>s</w:t>
        </w:r>
      </w:ins>
      <w:ins w:id="2191" w:author="Sacintha Raj" w:date="2023-01-25T22:22:00Z">
        <w:r w:rsidR="00417BD7">
          <w:t>ponses</w:t>
        </w:r>
      </w:ins>
    </w:p>
    <w:p w14:paraId="33AA2F31" w14:textId="5FA106F9" w:rsidR="00FD52FA" w:rsidDel="00417BD7" w:rsidRDefault="00FD52FA" w:rsidP="00CF7D7A">
      <w:pPr>
        <w:pStyle w:val="ListParagraph"/>
        <w:numPr>
          <w:ilvl w:val="0"/>
          <w:numId w:val="15"/>
        </w:numPr>
        <w:spacing w:after="3" w:line="360" w:lineRule="auto"/>
        <w:rPr>
          <w:del w:id="2192" w:author="Sacintha Raj" w:date="2023-01-25T22:22:00Z"/>
          <w:noProof/>
        </w:rPr>
      </w:pPr>
      <w:commentRangeStart w:id="2193"/>
      <w:commentRangeStart w:id="2194"/>
      <w:del w:id="2195" w:author="Sacintha Raj" w:date="2023-01-25T22:06:00Z">
        <w:r w:rsidRPr="29A8B790" w:rsidDel="00794E59">
          <w:rPr>
            <w:noProof/>
          </w:rPr>
          <w:delText>A</w:delText>
        </w:r>
        <w:r w:rsidR="446F8C8C" w:rsidRPr="29A8B790" w:rsidDel="00794E59">
          <w:rPr>
            <w:noProof/>
          </w:rPr>
          <w:delText>mazon Load Balancer</w:delText>
        </w:r>
        <w:r w:rsidR="14C2CEE2" w:rsidRPr="29A8B790" w:rsidDel="00794E59">
          <w:rPr>
            <w:noProof/>
          </w:rPr>
          <w:delText xml:space="preserve"> </w:delText>
        </w:r>
        <w:commentRangeEnd w:id="2193"/>
        <w:r w:rsidDel="00794E59">
          <w:rPr>
            <w:rStyle w:val="CommentReference"/>
          </w:rPr>
          <w:commentReference w:id="2193"/>
        </w:r>
        <w:commentRangeEnd w:id="2194"/>
        <w:r w:rsidDel="00794E59">
          <w:rPr>
            <w:rStyle w:val="CommentReference"/>
          </w:rPr>
          <w:commentReference w:id="2194"/>
        </w:r>
        <w:r w:rsidRPr="29A8B790" w:rsidDel="00794E59">
          <w:rPr>
            <w:noProof/>
          </w:rPr>
          <w:delText>provides load balancing capabilities and sends request to the middleware cluster</w:delText>
        </w:r>
      </w:del>
    </w:p>
    <w:p w14:paraId="31CB02C1" w14:textId="4B0947BF" w:rsidR="00C21A2C" w:rsidRDefault="00083B09" w:rsidP="00CF7D7A">
      <w:pPr>
        <w:pStyle w:val="ListParagraph"/>
        <w:numPr>
          <w:ilvl w:val="0"/>
          <w:numId w:val="15"/>
        </w:numPr>
        <w:spacing w:after="3" w:line="360" w:lineRule="auto"/>
      </w:pPr>
      <w:del w:id="2196" w:author="Sacintha Raj" w:date="2023-01-25T22:22:00Z">
        <w:r w:rsidDel="00417BD7">
          <w:rPr>
            <w:noProof/>
          </w:rPr>
          <w:delText xml:space="preserve">Fuse </w:delText>
        </w:r>
      </w:del>
      <w:del w:id="2197" w:author="Sacintha Raj" w:date="2023-01-25T22:06:00Z">
        <w:r w:rsidDel="00794E59">
          <w:rPr>
            <w:noProof/>
          </w:rPr>
          <w:delText xml:space="preserve">Application </w:delText>
        </w:r>
        <w:r w:rsidR="00290F9F" w:rsidDel="00794E59">
          <w:rPr>
            <w:noProof/>
          </w:rPr>
          <w:delText>(CWA)</w:delText>
        </w:r>
        <w:r w:rsidR="00FD52FA" w:rsidDel="00794E59">
          <w:rPr>
            <w:noProof/>
          </w:rPr>
          <w:delText xml:space="preserve"> </w:delText>
        </w:r>
      </w:del>
      <w:del w:id="2198" w:author="Sacintha Raj" w:date="2023-01-25T22:22:00Z">
        <w:r w:rsidR="00FD52FA" w:rsidDel="00417BD7">
          <w:rPr>
            <w:noProof/>
          </w:rPr>
          <w:delText>sends a request to Eclipse</w:delText>
        </w:r>
      </w:del>
      <w:del w:id="2199" w:author="Sacintha Raj" w:date="2023-01-25T22:07:00Z">
        <w:r w:rsidR="00FD52FA" w:rsidDel="00794E59">
          <w:rPr>
            <w:noProof/>
          </w:rPr>
          <w:delText xml:space="preserve"> while required data </w:delText>
        </w:r>
        <w:r w:rsidR="00B07006" w:rsidDel="00794E59">
          <w:rPr>
            <w:noProof/>
          </w:rPr>
          <w:delText xml:space="preserve">is send </w:delText>
        </w:r>
      </w:del>
      <w:del w:id="2200" w:author="Sacintha Raj" w:date="2023-01-25T21:39:00Z">
        <w:r w:rsidR="00FD52FA" w:rsidDel="008C3222">
          <w:rPr>
            <w:noProof/>
          </w:rPr>
          <w:delText xml:space="preserve">to  </w:delText>
        </w:r>
        <w:r w:rsidR="00CF7D7A" w:rsidDel="008C3222">
          <w:delText>DynamoDB</w:delText>
        </w:r>
      </w:del>
      <w:del w:id="2201" w:author="Sacintha Raj" w:date="2023-01-25T22:22:00Z">
        <w:r w:rsidR="00FD52FA" w:rsidDel="00417BD7">
          <w:rPr>
            <w:noProof/>
          </w:rPr>
          <w:delText>.</w:delText>
        </w:r>
      </w:del>
      <w:ins w:id="2202" w:author="Sacintha Raj" w:date="2023-01-25T22:09:00Z">
        <w:r w:rsidR="00794E59">
          <w:t xml:space="preserve">Fuse </w:t>
        </w:r>
      </w:ins>
      <w:ins w:id="2203" w:author="Sacintha Raj" w:date="2023-01-25T22:10:00Z">
        <w:r w:rsidR="00916C34">
          <w:t xml:space="preserve">utilizes Active MQ to </w:t>
        </w:r>
      </w:ins>
      <w:ins w:id="2204" w:author="Sacintha Raj" w:date="2023-01-25T22:12:00Z">
        <w:r w:rsidR="00916C34">
          <w:t xml:space="preserve">store and forward messages at different </w:t>
        </w:r>
      </w:ins>
      <w:ins w:id="2205" w:author="Sacintha Raj" w:date="2023-01-25T22:13:00Z">
        <w:r w:rsidR="00916C34">
          <w:t>stages of the request response lifecycle</w:t>
        </w:r>
      </w:ins>
      <w:ins w:id="2206" w:author="Sacintha Raj" w:date="2023-01-25T22:23:00Z">
        <w:r w:rsidR="00417BD7">
          <w:t>.</w:t>
        </w:r>
      </w:ins>
      <w:del w:id="2207" w:author="Sacintha Raj" w:date="2023-01-25T22:12:00Z">
        <w:r w:rsidR="003148BD" w:rsidDel="00916C34">
          <w:delText xml:space="preserve"> </w:delText>
        </w:r>
      </w:del>
    </w:p>
    <w:p w14:paraId="718E92FD" w14:textId="28725845" w:rsidR="00290F9F" w:rsidRDefault="00417BD7" w:rsidP="00CF7D7A">
      <w:pPr>
        <w:pStyle w:val="ListParagraph"/>
        <w:numPr>
          <w:ilvl w:val="0"/>
          <w:numId w:val="15"/>
        </w:numPr>
        <w:spacing w:after="3" w:line="360" w:lineRule="auto"/>
      </w:pPr>
      <w:ins w:id="2208" w:author="Sacintha Raj" w:date="2023-01-25T22:25:00Z">
        <w:r>
          <w:t xml:space="preserve">Fuse stores </w:t>
        </w:r>
      </w:ins>
      <w:ins w:id="2209" w:author="Sacintha Raj" w:date="2023-01-25T22:29:00Z">
        <w:r>
          <w:t>data for various purposes in Dyn</w:t>
        </w:r>
        <w:r w:rsidR="009E4E04">
          <w:t>a</w:t>
        </w:r>
        <w:r>
          <w:t>moDB</w:t>
        </w:r>
      </w:ins>
      <w:del w:id="2210" w:author="Sacintha Raj" w:date="2023-01-25T22:25:00Z">
        <w:r w:rsidR="00290F9F" w:rsidDel="00417BD7">
          <w:delText xml:space="preserve">CWA </w:delText>
        </w:r>
      </w:del>
      <w:del w:id="2211" w:author="Sacintha Raj" w:date="2023-01-25T22:29:00Z">
        <w:r w:rsidR="00290F9F" w:rsidDel="00417BD7">
          <w:delText xml:space="preserve">receives response </w:delText>
        </w:r>
        <w:r w:rsidR="001B2793" w:rsidDel="00417BD7">
          <w:delText xml:space="preserve">from Eclipse and forwards it to CMS while required data is send to </w:delText>
        </w:r>
        <w:r w:rsidR="00CF7D7A" w:rsidDel="00417BD7">
          <w:delText>DynamoDB</w:delText>
        </w:r>
      </w:del>
    </w:p>
    <w:p w14:paraId="021D8835" w14:textId="1F3F2C4F" w:rsidR="007F1D6C" w:rsidRDefault="007F1D6C" w:rsidP="00CF7D7A">
      <w:pPr>
        <w:pStyle w:val="ListParagraph"/>
        <w:numPr>
          <w:ilvl w:val="0"/>
          <w:numId w:val="15"/>
        </w:numPr>
        <w:spacing w:after="3" w:line="360" w:lineRule="auto"/>
      </w:pPr>
      <w:del w:id="2212" w:author="Sacintha Raj" w:date="2023-01-25T22:30:00Z">
        <w:r w:rsidDel="009E4E04">
          <w:delText xml:space="preserve">CWA sends Email to Support </w:delText>
        </w:r>
        <w:r w:rsidR="007D7E25" w:rsidDel="009E4E04">
          <w:delText>personal</w:delText>
        </w:r>
        <w:r w:rsidDel="009E4E04">
          <w:delText xml:space="preserve"> </w:delText>
        </w:r>
        <w:r w:rsidR="00C77009" w:rsidDel="009E4E04">
          <w:delText>in case of Eclipse or CMS failures</w:delText>
        </w:r>
        <w:r w:rsidDel="009E4E04">
          <w:delText xml:space="preserve"> </w:delText>
        </w:r>
      </w:del>
      <w:ins w:id="2213" w:author="Sacintha Raj" w:date="2023-01-25T22:30:00Z">
        <w:r w:rsidR="009E4E04">
          <w:t xml:space="preserve">Fuse stores </w:t>
        </w:r>
      </w:ins>
      <w:ins w:id="2214" w:author="Sacintha Raj" w:date="2023-01-25T22:31:00Z">
        <w:r w:rsidR="009E4E04">
          <w:t>raw and processed r</w:t>
        </w:r>
      </w:ins>
      <w:ins w:id="2215" w:author="Sacintha Raj" w:date="2023-01-25T22:30:00Z">
        <w:r w:rsidR="009E4E04">
          <w:t xml:space="preserve">equest </w:t>
        </w:r>
      </w:ins>
      <w:ins w:id="2216" w:author="Sacintha Raj" w:date="2023-01-25T22:31:00Z">
        <w:r w:rsidR="009E4E04">
          <w:t xml:space="preserve">and </w:t>
        </w:r>
      </w:ins>
      <w:ins w:id="2217" w:author="Sacintha Raj" w:date="2023-01-25T22:30:00Z">
        <w:r w:rsidR="009E4E04">
          <w:t xml:space="preserve">response </w:t>
        </w:r>
      </w:ins>
      <w:ins w:id="2218" w:author="Sacintha Raj" w:date="2023-01-25T22:31:00Z">
        <w:r w:rsidR="009E4E04">
          <w:t>in AWS S3 Bucket.</w:t>
        </w:r>
      </w:ins>
    </w:p>
    <w:p w14:paraId="15712C70" w14:textId="226C8928" w:rsidR="006A6B47" w:rsidRDefault="006A6B47" w:rsidP="006A6B47">
      <w:pPr>
        <w:spacing w:after="3" w:line="360" w:lineRule="auto"/>
      </w:pPr>
    </w:p>
    <w:p w14:paraId="38D69A00" w14:textId="77777777" w:rsidR="006A6B47" w:rsidRDefault="006A6B47" w:rsidP="006A6B47">
      <w:pPr>
        <w:spacing w:after="3" w:line="360" w:lineRule="auto"/>
      </w:pPr>
    </w:p>
    <w:p w14:paraId="4096A4CF" w14:textId="77777777" w:rsidR="00CF38E8" w:rsidRPr="005D7CC5" w:rsidRDefault="00CF38E8" w:rsidP="005D7CC5">
      <w:pPr>
        <w:pStyle w:val="Heading3"/>
        <w:rPr>
          <w:rFonts w:eastAsia="MS Gothic"/>
          <w:color w:val="4F81BD"/>
          <w:sz w:val="28"/>
          <w:rPrChange w:id="2219" w:author="Sacintha Raj" w:date="2023-01-25T23:37:00Z">
            <w:rPr/>
          </w:rPrChange>
        </w:rPr>
        <w:pPrChange w:id="2220" w:author="Sacintha Raj" w:date="2023-01-25T23:37:00Z">
          <w:pPr>
            <w:pStyle w:val="Heading3"/>
            <w:numPr>
              <w:numId w:val="16"/>
            </w:numPr>
          </w:pPr>
        </w:pPrChange>
      </w:pPr>
      <w:r w:rsidRPr="005D7CC5">
        <w:rPr>
          <w:rFonts w:eastAsia="MS Gothic"/>
          <w:color w:val="4F81BD"/>
          <w:sz w:val="28"/>
          <w:rPrChange w:id="2221" w:author="Sacintha Raj" w:date="2023-01-25T23:37:00Z">
            <w:rPr/>
          </w:rPrChange>
        </w:rPr>
        <w:lastRenderedPageBreak/>
        <w:t>PSR Mule</w:t>
      </w:r>
    </w:p>
    <w:p w14:paraId="73D79E93" w14:textId="4F0850B2" w:rsidR="001A0D8F" w:rsidRDefault="00936802" w:rsidP="001A0D8F">
      <w:pPr>
        <w:spacing w:after="3" w:line="360" w:lineRule="auto"/>
      </w:pPr>
      <w:ins w:id="2222" w:author="Sacintha Raj" w:date="2023-01-25T23:39:00Z">
        <w:r>
          <w:rPr>
            <w:noProof/>
          </w:rPr>
          <w:drawing>
            <wp:inline distT="0" distB="0" distL="0" distR="0" wp14:anchorId="0D0CA80A" wp14:editId="3787958E">
              <wp:extent cx="6188710" cy="4333875"/>
              <wp:effectExtent l="0" t="0" r="2540" b="952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3"/>
                      <a:stretch>
                        <a:fillRect/>
                      </a:stretch>
                    </pic:blipFill>
                    <pic:spPr>
                      <a:xfrm>
                        <a:off x="0" y="0"/>
                        <a:ext cx="6188710" cy="4333875"/>
                      </a:xfrm>
                      <a:prstGeom prst="rect">
                        <a:avLst/>
                      </a:prstGeom>
                    </pic:spPr>
                  </pic:pic>
                </a:graphicData>
              </a:graphic>
            </wp:inline>
          </w:drawing>
        </w:r>
      </w:ins>
    </w:p>
    <w:p w14:paraId="347A5F3B" w14:textId="720E887D" w:rsidR="009D328D" w:rsidRDefault="005B1676" w:rsidP="00C21A2C">
      <w:pPr>
        <w:spacing w:after="3" w:line="360" w:lineRule="auto"/>
      </w:pPr>
      <w:del w:id="2223" w:author="Sacintha Raj" w:date="2023-01-25T23:38:00Z">
        <w:r w:rsidDel="00936802">
          <w:rPr>
            <w:noProof/>
            <w:lang w:val="en-GB" w:eastAsia="en-GB"/>
          </w:rPr>
          <w:drawing>
            <wp:inline distT="0" distB="0" distL="0" distR="0" wp14:anchorId="56572976" wp14:editId="32971AEC">
              <wp:extent cx="4286250" cy="2733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250" cy="2733675"/>
                      </a:xfrm>
                      <a:prstGeom prst="rect">
                        <a:avLst/>
                      </a:prstGeom>
                    </pic:spPr>
                  </pic:pic>
                </a:graphicData>
              </a:graphic>
            </wp:inline>
          </w:drawing>
        </w:r>
      </w:del>
    </w:p>
    <w:p w14:paraId="6EBF9BE6" w14:textId="47CCADA8" w:rsidR="00936802" w:rsidRDefault="00936802" w:rsidP="001A0D8F">
      <w:pPr>
        <w:spacing w:after="3" w:line="360" w:lineRule="auto"/>
        <w:rPr>
          <w:ins w:id="2224" w:author="Sacintha Raj" w:date="2023-01-25T23:46:00Z"/>
        </w:rPr>
      </w:pPr>
      <w:ins w:id="2225" w:author="Sacintha Raj" w:date="2023-01-25T23:42:00Z">
        <w:r>
          <w:t xml:space="preserve">This is an existing system </w:t>
        </w:r>
      </w:ins>
      <w:ins w:id="2226" w:author="Sacintha Raj" w:date="2023-01-25T23:43:00Z">
        <w:r>
          <w:t>that</w:t>
        </w:r>
      </w:ins>
      <w:ins w:id="2227" w:author="Sacintha Raj" w:date="2023-01-25T23:44:00Z">
        <w:r>
          <w:t xml:space="preserve"> is currently catering for London.</w:t>
        </w:r>
      </w:ins>
    </w:p>
    <w:p w14:paraId="122EDD7A" w14:textId="6B201CF9" w:rsidR="00936802" w:rsidRDefault="00936802" w:rsidP="001A0D8F">
      <w:pPr>
        <w:spacing w:after="3" w:line="360" w:lineRule="auto"/>
        <w:rPr>
          <w:ins w:id="2228" w:author="Sacintha Raj" w:date="2023-01-25T23:50:00Z"/>
        </w:rPr>
      </w:pPr>
      <w:ins w:id="2229" w:author="Sacintha Raj" w:date="2023-01-25T23:46:00Z">
        <w:r>
          <w:t xml:space="preserve">As depicted in the above pic </w:t>
        </w:r>
      </w:ins>
      <w:ins w:id="2230" w:author="Sacintha Raj" w:date="2023-01-25T23:49:00Z">
        <w:r w:rsidR="00D9297E">
          <w:t xml:space="preserve">the ETL process </w:t>
        </w:r>
      </w:ins>
      <w:ins w:id="2231" w:author="Sacintha Raj" w:date="2023-01-25T23:50:00Z">
        <w:r w:rsidR="00D9297E">
          <w:t>and Mule PSR would be upgraded</w:t>
        </w:r>
      </w:ins>
      <w:ins w:id="2232" w:author="Sacintha Raj" w:date="2023-01-26T00:02:00Z">
        <w:r w:rsidR="004513B3">
          <w:t xml:space="preserve"> to cater for </w:t>
        </w:r>
      </w:ins>
      <w:ins w:id="2233" w:author="Sacintha Raj" w:date="2023-01-26T00:09:00Z">
        <w:r w:rsidR="00F46F6F">
          <w:t>Singapore</w:t>
        </w:r>
      </w:ins>
    </w:p>
    <w:p w14:paraId="6472B6B4" w14:textId="3655D47D" w:rsidR="00D9297E" w:rsidRDefault="00D9297E" w:rsidP="00D9297E">
      <w:pPr>
        <w:pStyle w:val="ListParagraph"/>
        <w:numPr>
          <w:ilvl w:val="0"/>
          <w:numId w:val="81"/>
        </w:numPr>
        <w:spacing w:after="3" w:line="360" w:lineRule="auto"/>
        <w:rPr>
          <w:ins w:id="2234" w:author="Sacintha Raj" w:date="2023-01-25T23:51:00Z"/>
        </w:rPr>
      </w:pPr>
      <w:ins w:id="2235" w:author="Sacintha Raj" w:date="2023-01-25T23:50:00Z">
        <w:r>
          <w:t xml:space="preserve">ETL Process </w:t>
        </w:r>
      </w:ins>
    </w:p>
    <w:p w14:paraId="15C59222" w14:textId="421784F0" w:rsidR="00D9297E" w:rsidRDefault="00D9297E" w:rsidP="00D9297E">
      <w:pPr>
        <w:pStyle w:val="ListParagraph"/>
        <w:numPr>
          <w:ilvl w:val="1"/>
          <w:numId w:val="81"/>
        </w:numPr>
        <w:spacing w:after="3" w:line="360" w:lineRule="auto"/>
        <w:rPr>
          <w:ins w:id="2236" w:author="Sacintha Raj" w:date="2023-01-25T23:52:00Z"/>
        </w:rPr>
      </w:pPr>
      <w:ins w:id="2237" w:author="Sacintha Raj" w:date="2023-01-25T23:51:00Z">
        <w:r>
          <w:t xml:space="preserve">Additional data from Eclipse would be pulled from Eclipse database and pushed into </w:t>
        </w:r>
      </w:ins>
      <w:ins w:id="2238" w:author="Sacintha Raj" w:date="2023-01-25T23:52:00Z">
        <w:r>
          <w:t xml:space="preserve">KDR summary table </w:t>
        </w:r>
      </w:ins>
      <w:ins w:id="2239" w:author="Sacintha Raj" w:date="2023-01-25T23:51:00Z">
        <w:r>
          <w:t>by an overnight job</w:t>
        </w:r>
      </w:ins>
      <w:ins w:id="2240" w:author="Sacintha Raj" w:date="2023-01-25T23:52:00Z">
        <w:r>
          <w:t>.</w:t>
        </w:r>
      </w:ins>
    </w:p>
    <w:p w14:paraId="0288B51D" w14:textId="531666E6" w:rsidR="00D9297E" w:rsidRDefault="00D9297E" w:rsidP="00D9297E">
      <w:pPr>
        <w:pStyle w:val="ListParagraph"/>
        <w:numPr>
          <w:ilvl w:val="0"/>
          <w:numId w:val="81"/>
        </w:numPr>
        <w:spacing w:after="3" w:line="360" w:lineRule="auto"/>
        <w:rPr>
          <w:ins w:id="2241" w:author="Sacintha Raj" w:date="2023-01-25T23:52:00Z"/>
        </w:rPr>
      </w:pPr>
      <w:ins w:id="2242" w:author="Sacintha Raj" w:date="2023-01-25T23:52:00Z">
        <w:r>
          <w:t>Mule PSR</w:t>
        </w:r>
      </w:ins>
      <w:ins w:id="2243" w:author="Sacintha Raj" w:date="2023-01-25T23:53:00Z">
        <w:r>
          <w:t xml:space="preserve"> is upgrade</w:t>
        </w:r>
      </w:ins>
      <w:ins w:id="2244" w:author="Sacintha Raj" w:date="2023-01-25T23:54:00Z">
        <w:r>
          <w:t>d</w:t>
        </w:r>
      </w:ins>
      <w:ins w:id="2245" w:author="Sacintha Raj" w:date="2023-01-25T23:53:00Z">
        <w:r>
          <w:t xml:space="preserve"> to have the below enhanced functionalities</w:t>
        </w:r>
      </w:ins>
    </w:p>
    <w:p w14:paraId="1621D357" w14:textId="115B7739" w:rsidR="001A0D8F" w:rsidDel="00D9297E" w:rsidRDefault="00D9297E" w:rsidP="00D9297E">
      <w:pPr>
        <w:pStyle w:val="ListParagraph"/>
        <w:numPr>
          <w:ilvl w:val="1"/>
          <w:numId w:val="81"/>
        </w:numPr>
        <w:spacing w:after="3" w:line="360" w:lineRule="auto"/>
        <w:rPr>
          <w:del w:id="2246" w:author="Sacintha Raj" w:date="2023-01-25T23:50:00Z"/>
        </w:rPr>
      </w:pPr>
      <w:ins w:id="2247" w:author="Sacintha Raj" w:date="2023-01-25T23:54:00Z">
        <w:r>
          <w:t xml:space="preserve">Singapore policies are identified using either Legal Branch or Dummy Syndicates in case Legal branch is null. </w:t>
        </w:r>
      </w:ins>
      <w:del w:id="2248" w:author="Sacintha Raj" w:date="2023-01-25T23:50:00Z">
        <w:r w:rsidR="001A0D8F" w:rsidDel="00D9297E">
          <w:delText>The architecture will not be discussed here as the architecture is not going to change.</w:delText>
        </w:r>
      </w:del>
    </w:p>
    <w:p w14:paraId="7CF96F4A" w14:textId="77777777" w:rsidR="00D9297E" w:rsidRDefault="00D9297E" w:rsidP="00D9297E">
      <w:pPr>
        <w:pStyle w:val="ListParagraph"/>
        <w:numPr>
          <w:ilvl w:val="1"/>
          <w:numId w:val="81"/>
        </w:numPr>
        <w:spacing w:after="3" w:line="360" w:lineRule="auto"/>
        <w:rPr>
          <w:ins w:id="2249" w:author="Sacintha Raj" w:date="2023-01-25T23:55:00Z"/>
        </w:rPr>
        <w:pPrChange w:id="2250" w:author="Sacintha Raj" w:date="2023-01-25T23:55:00Z">
          <w:pPr>
            <w:spacing w:after="3" w:line="360" w:lineRule="auto"/>
          </w:pPr>
        </w:pPrChange>
      </w:pPr>
    </w:p>
    <w:p w14:paraId="2AB57ADC" w14:textId="4FF52104" w:rsidR="001A0D8F" w:rsidDel="00D9297E" w:rsidRDefault="001A0D8F" w:rsidP="00D9297E">
      <w:pPr>
        <w:pStyle w:val="ListParagraph"/>
        <w:numPr>
          <w:ilvl w:val="1"/>
          <w:numId w:val="81"/>
        </w:numPr>
        <w:spacing w:after="3" w:line="360" w:lineRule="auto"/>
        <w:rPr>
          <w:del w:id="2251" w:author="Sacintha Raj" w:date="2023-01-25T23:55:00Z"/>
        </w:rPr>
        <w:pPrChange w:id="2252" w:author="Sacintha Raj" w:date="2023-01-25T23:55:00Z">
          <w:pPr>
            <w:spacing w:after="3" w:line="360" w:lineRule="auto"/>
          </w:pPr>
        </w:pPrChange>
      </w:pPr>
      <w:del w:id="2253" w:author="Sacintha Raj" w:date="2023-01-25T23:55:00Z">
        <w:r w:rsidDel="00D9297E">
          <w:delText>In a nutshell the architecture can be summarized as below</w:delText>
        </w:r>
      </w:del>
    </w:p>
    <w:p w14:paraId="73942A25" w14:textId="25CCEB66" w:rsidR="001A0D8F" w:rsidDel="00D9297E" w:rsidRDefault="001A0D8F" w:rsidP="00D9297E">
      <w:pPr>
        <w:pStyle w:val="ListParagraph"/>
        <w:numPr>
          <w:ilvl w:val="1"/>
          <w:numId w:val="81"/>
        </w:numPr>
        <w:spacing w:after="3" w:line="360" w:lineRule="auto"/>
        <w:rPr>
          <w:del w:id="2254" w:author="Sacintha Raj" w:date="2023-01-25T23:55:00Z"/>
        </w:rPr>
        <w:pPrChange w:id="2255" w:author="Sacintha Raj" w:date="2023-01-25T23:55:00Z">
          <w:pPr>
            <w:pStyle w:val="ListParagraph"/>
            <w:numPr>
              <w:numId w:val="8"/>
            </w:numPr>
            <w:spacing w:after="3" w:line="360" w:lineRule="auto"/>
            <w:ind w:hanging="360"/>
          </w:pPr>
        </w:pPrChange>
      </w:pPr>
      <w:del w:id="2256" w:author="Sacintha Raj" w:date="2023-01-25T23:55:00Z">
        <w:r w:rsidDel="00D9297E">
          <w:delText xml:space="preserve">The policy details </w:delText>
        </w:r>
        <w:r w:rsidR="001B2793" w:rsidDel="00D9297E">
          <w:delText>are</w:delText>
        </w:r>
        <w:r w:rsidDel="00D9297E">
          <w:delText xml:space="preserve"> extracted by s system called KDR by </w:delText>
        </w:r>
        <w:r w:rsidR="001B2793" w:rsidDel="00D9297E">
          <w:delText>an</w:delText>
        </w:r>
        <w:r w:rsidDel="00D9297E">
          <w:delText xml:space="preserve"> overnight job</w:delText>
        </w:r>
      </w:del>
    </w:p>
    <w:p w14:paraId="136E3E90" w14:textId="6E947D29" w:rsidR="001A0D8F" w:rsidDel="00D9297E" w:rsidRDefault="001A0D8F" w:rsidP="00D9297E">
      <w:pPr>
        <w:pStyle w:val="ListParagraph"/>
        <w:numPr>
          <w:ilvl w:val="1"/>
          <w:numId w:val="81"/>
        </w:numPr>
        <w:spacing w:after="3" w:line="360" w:lineRule="auto"/>
        <w:rPr>
          <w:del w:id="2257" w:author="Sacintha Raj" w:date="2023-01-25T23:55:00Z"/>
        </w:rPr>
        <w:pPrChange w:id="2258" w:author="Sacintha Raj" w:date="2023-01-25T23:55:00Z">
          <w:pPr>
            <w:pStyle w:val="ListParagraph"/>
            <w:numPr>
              <w:numId w:val="8"/>
            </w:numPr>
            <w:spacing w:after="3" w:line="360" w:lineRule="auto"/>
            <w:ind w:hanging="360"/>
          </w:pPr>
        </w:pPrChange>
      </w:pPr>
      <w:del w:id="2259" w:author="Sacintha Raj" w:date="2023-01-25T23:55:00Z">
        <w:r w:rsidDel="00D9297E">
          <w:delText xml:space="preserve">KDR populates </w:delText>
        </w:r>
        <w:r w:rsidR="001B2793" w:rsidDel="00D9297E">
          <w:delText>relevant</w:delText>
        </w:r>
        <w:r w:rsidDel="00D9297E">
          <w:delText xml:space="preserve"> details to a summary table</w:delText>
        </w:r>
      </w:del>
    </w:p>
    <w:p w14:paraId="3DF2A337" w14:textId="7EAFC369" w:rsidR="001A0D8F" w:rsidDel="00D9297E" w:rsidRDefault="001A0D8F" w:rsidP="00D9297E">
      <w:pPr>
        <w:pStyle w:val="ListParagraph"/>
        <w:numPr>
          <w:ilvl w:val="1"/>
          <w:numId w:val="81"/>
        </w:numPr>
        <w:spacing w:after="3" w:line="360" w:lineRule="auto"/>
        <w:rPr>
          <w:del w:id="2260" w:author="Sacintha Raj" w:date="2023-01-25T23:55:00Z"/>
        </w:rPr>
        <w:pPrChange w:id="2261" w:author="Sacintha Raj" w:date="2023-01-25T23:55:00Z">
          <w:pPr>
            <w:pStyle w:val="ListParagraph"/>
            <w:numPr>
              <w:numId w:val="8"/>
            </w:numPr>
            <w:spacing w:after="3" w:line="360" w:lineRule="auto"/>
            <w:ind w:hanging="360"/>
          </w:pPr>
        </w:pPrChange>
      </w:pPr>
      <w:del w:id="2262" w:author="Sacintha Raj" w:date="2023-01-25T23:55:00Z">
        <w:r w:rsidDel="00D9297E">
          <w:delText>CMS through Mule PSR retrieves policy details</w:delText>
        </w:r>
      </w:del>
    </w:p>
    <w:p w14:paraId="4A80F8D4" w14:textId="6D41D37E" w:rsidR="00345CC0" w:rsidDel="00D9297E" w:rsidRDefault="00345CC0" w:rsidP="00D9297E">
      <w:pPr>
        <w:pStyle w:val="ListParagraph"/>
        <w:numPr>
          <w:ilvl w:val="1"/>
          <w:numId w:val="81"/>
        </w:numPr>
        <w:spacing w:after="3" w:line="360" w:lineRule="auto"/>
        <w:rPr>
          <w:del w:id="2263" w:author="Sacintha Raj" w:date="2023-01-25T23:55:00Z"/>
        </w:rPr>
        <w:pPrChange w:id="2264" w:author="Sacintha Raj" w:date="2023-01-25T23:55:00Z">
          <w:pPr>
            <w:pStyle w:val="ListParagraph"/>
            <w:numPr>
              <w:numId w:val="8"/>
            </w:numPr>
            <w:spacing w:after="3" w:line="360" w:lineRule="auto"/>
            <w:ind w:hanging="360"/>
          </w:pPr>
        </w:pPrChange>
      </w:pPr>
      <w:commentRangeStart w:id="2265"/>
      <w:del w:id="2266" w:author="Sacintha Raj" w:date="2023-01-25T23:55:00Z">
        <w:r w:rsidDel="00D9297E">
          <w:delText xml:space="preserve">Singapore policies are identified using either Legal Branch or Dummy Syndicates in case Legal branch is null. </w:delText>
        </w:r>
      </w:del>
    </w:p>
    <w:p w14:paraId="07384509" w14:textId="13499678" w:rsidR="00345CC0" w:rsidRDefault="00345CC0" w:rsidP="00D9297E">
      <w:pPr>
        <w:pStyle w:val="ListParagraph"/>
        <w:numPr>
          <w:ilvl w:val="1"/>
          <w:numId w:val="81"/>
        </w:numPr>
        <w:spacing w:after="3" w:line="360" w:lineRule="auto"/>
        <w:pPrChange w:id="2267" w:author="Sacintha Raj" w:date="2023-01-25T23:55:00Z">
          <w:pPr>
            <w:pStyle w:val="ListParagraph"/>
            <w:numPr>
              <w:numId w:val="8"/>
            </w:numPr>
            <w:spacing w:after="3" w:line="360" w:lineRule="auto"/>
            <w:ind w:hanging="360"/>
          </w:pPr>
        </w:pPrChange>
      </w:pPr>
      <w:r>
        <w:t xml:space="preserve">UMR for Singapore policies are </w:t>
      </w:r>
      <w:r w:rsidR="0062055A">
        <w:t>expected to be always</w:t>
      </w:r>
      <w:r>
        <w:t xml:space="preserve"> null. London implementation has some validations on UMR not being null. These implementations are modified so that such validations are skipped for Singapore policies. </w:t>
      </w:r>
    </w:p>
    <w:p w14:paraId="30F037E6" w14:textId="1E6112C4" w:rsidR="00345CC0" w:rsidRDefault="00345CC0" w:rsidP="00D9297E">
      <w:pPr>
        <w:pStyle w:val="ListParagraph"/>
        <w:numPr>
          <w:ilvl w:val="1"/>
          <w:numId w:val="81"/>
        </w:numPr>
        <w:spacing w:after="3" w:line="360" w:lineRule="auto"/>
        <w:pPrChange w:id="2268" w:author="Sacintha Raj" w:date="2023-01-25T23:55:00Z">
          <w:pPr>
            <w:pStyle w:val="ListParagraph"/>
            <w:numPr>
              <w:numId w:val="8"/>
            </w:numPr>
            <w:spacing w:after="3" w:line="360" w:lineRule="auto"/>
            <w:ind w:hanging="360"/>
          </w:pPr>
        </w:pPrChange>
      </w:pPr>
      <w:r>
        <w:t xml:space="preserve">The Branch and Dummy Syndicate values are </w:t>
      </w:r>
      <w:r w:rsidR="0062055A">
        <w:t>parametrized,</w:t>
      </w:r>
      <w:r>
        <w:t xml:space="preserve"> and the implementation </w:t>
      </w:r>
      <w:r w:rsidR="001A7061">
        <w:t>is</w:t>
      </w:r>
      <w:r>
        <w:t xml:space="preserve"> future proofed, so that known branch structure changes (as attached) when implemented in production</w:t>
      </w:r>
      <w:r w:rsidR="001A7061">
        <w:t>,</w:t>
      </w:r>
      <w:r>
        <w:t xml:space="preserve"> would not call for PSR Mule changes. </w:t>
      </w:r>
      <w:commentRangeEnd w:id="2265"/>
      <w:r w:rsidR="0062055A" w:rsidRPr="00D9297E">
        <w:rPr>
          <w:rPrChange w:id="2269" w:author="Sacintha Raj" w:date="2023-01-25T23:55:00Z">
            <w:rPr>
              <w:rStyle w:val="CommentReference"/>
            </w:rPr>
          </w:rPrChange>
        </w:rPr>
        <w:commentReference w:id="2265"/>
      </w:r>
    </w:p>
    <w:p w14:paraId="1FA8BA5A" w14:textId="0D2EE173" w:rsidR="00345CC0" w:rsidRDefault="000D4B60" w:rsidP="00D9297E">
      <w:pPr>
        <w:pStyle w:val="ListParagraph"/>
        <w:spacing w:after="3" w:line="360" w:lineRule="auto"/>
        <w:ind w:left="1440"/>
        <w:pPrChange w:id="2270" w:author="Sacintha Raj" w:date="2023-01-25T23:55:00Z">
          <w:pPr>
            <w:pStyle w:val="ListParagraph"/>
            <w:spacing w:after="3" w:line="360" w:lineRule="auto"/>
          </w:pPr>
        </w:pPrChange>
      </w:pPr>
      <w:r>
        <w:object w:dxaOrig="1549" w:dyaOrig="1004" w14:anchorId="01B1988B">
          <v:shape id="_x0000_i1103" type="#_x0000_t75" style="width:77.25pt;height:50.25pt" o:ole="">
            <v:imagedata r:id="rId45" o:title=""/>
          </v:shape>
          <o:OLEObject Type="Embed" ProgID="Package" ShapeID="_x0000_i1103" DrawAspect="Icon" ObjectID="_1736206627" r:id="rId46"/>
        </w:object>
      </w:r>
    </w:p>
    <w:p w14:paraId="73768BFC" w14:textId="07B3919B" w:rsidR="00CF38E8" w:rsidRPr="00D9297E" w:rsidRDefault="002F74EA" w:rsidP="00D9297E">
      <w:pPr>
        <w:pStyle w:val="Heading3"/>
        <w:rPr>
          <w:rFonts w:eastAsia="MS Gothic"/>
          <w:color w:val="4F81BD"/>
          <w:sz w:val="28"/>
          <w:rPrChange w:id="2271" w:author="Sacintha Raj" w:date="2023-01-25T23:55:00Z">
            <w:rPr/>
          </w:rPrChange>
        </w:rPr>
        <w:pPrChange w:id="2272" w:author="Sacintha Raj" w:date="2023-01-25T23:55:00Z">
          <w:pPr>
            <w:pStyle w:val="Heading3"/>
            <w:numPr>
              <w:numId w:val="16"/>
            </w:numPr>
          </w:pPr>
        </w:pPrChange>
      </w:pPr>
      <w:r w:rsidRPr="00D9297E">
        <w:rPr>
          <w:rFonts w:eastAsia="MS Gothic"/>
          <w:color w:val="4F81BD"/>
          <w:sz w:val="28"/>
          <w:rPrChange w:id="2273" w:author="Sacintha Raj" w:date="2023-01-25T23:55:00Z">
            <w:rPr/>
          </w:rPrChange>
        </w:rPr>
        <w:t>SharePoint</w:t>
      </w:r>
      <w:r w:rsidR="00CF38E8" w:rsidRPr="00D9297E">
        <w:rPr>
          <w:rFonts w:eastAsia="MS Gothic"/>
          <w:color w:val="4F81BD"/>
          <w:sz w:val="28"/>
          <w:rPrChange w:id="2274" w:author="Sacintha Raj" w:date="2023-01-25T23:55:00Z">
            <w:rPr/>
          </w:rPrChange>
        </w:rPr>
        <w:t xml:space="preserve"> Mule</w:t>
      </w:r>
    </w:p>
    <w:p w14:paraId="03B06F1D" w14:textId="50C6A615" w:rsidR="009D328D" w:rsidRDefault="005B1676" w:rsidP="00CF38E8">
      <w:pPr>
        <w:spacing w:after="3" w:line="360" w:lineRule="auto"/>
      </w:pPr>
      <w:del w:id="2275" w:author="Sacintha Raj" w:date="2023-01-25T23:56:00Z">
        <w:r w:rsidDel="00D9297E">
          <w:rPr>
            <w:noProof/>
            <w:lang w:val="en-GB" w:eastAsia="en-GB"/>
          </w:rPr>
          <w:drawing>
            <wp:inline distT="0" distB="0" distL="0" distR="0" wp14:anchorId="0A78DFFB" wp14:editId="478BC8D9">
              <wp:extent cx="5057775" cy="2600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775" cy="2600325"/>
                      </a:xfrm>
                      <a:prstGeom prst="rect">
                        <a:avLst/>
                      </a:prstGeom>
                    </pic:spPr>
                  </pic:pic>
                </a:graphicData>
              </a:graphic>
            </wp:inline>
          </w:drawing>
        </w:r>
      </w:del>
      <w:ins w:id="2276" w:author="Sacintha Raj" w:date="2023-01-25T23:58:00Z">
        <w:r w:rsidR="00D9297E">
          <w:rPr>
            <w:noProof/>
          </w:rPr>
          <w:drawing>
            <wp:inline distT="0" distB="0" distL="0" distR="0" wp14:anchorId="6FDE5ACD" wp14:editId="2B429454">
              <wp:extent cx="6188710" cy="4439285"/>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8"/>
                      <a:stretch>
                        <a:fillRect/>
                      </a:stretch>
                    </pic:blipFill>
                    <pic:spPr>
                      <a:xfrm>
                        <a:off x="0" y="0"/>
                        <a:ext cx="6188710" cy="4439285"/>
                      </a:xfrm>
                      <a:prstGeom prst="rect">
                        <a:avLst/>
                      </a:prstGeom>
                    </pic:spPr>
                  </pic:pic>
                </a:graphicData>
              </a:graphic>
            </wp:inline>
          </w:drawing>
        </w:r>
      </w:ins>
    </w:p>
    <w:p w14:paraId="78A11357" w14:textId="77777777" w:rsidR="004513B3" w:rsidRDefault="004513B3" w:rsidP="004513B3">
      <w:pPr>
        <w:spacing w:after="3" w:line="360" w:lineRule="auto"/>
        <w:rPr>
          <w:ins w:id="2277" w:author="Sacintha Raj" w:date="2023-01-26T00:08:00Z"/>
        </w:rPr>
      </w:pPr>
      <w:ins w:id="2278" w:author="Sacintha Raj" w:date="2023-01-26T00:08:00Z">
        <w:r>
          <w:t>This is an existing system that is currently catering for London.</w:t>
        </w:r>
      </w:ins>
    </w:p>
    <w:p w14:paraId="566FDD8D" w14:textId="38A1D784" w:rsidR="004513B3" w:rsidRDefault="004513B3" w:rsidP="004513B3">
      <w:pPr>
        <w:spacing w:after="3" w:line="360" w:lineRule="auto"/>
        <w:rPr>
          <w:ins w:id="2279" w:author="Sacintha Raj" w:date="2023-01-26T00:11:00Z"/>
        </w:rPr>
      </w:pPr>
      <w:ins w:id="2280" w:author="Sacintha Raj" w:date="2023-01-26T00:08:00Z">
        <w:r>
          <w:t xml:space="preserve">As depicted in the above pic the </w:t>
        </w:r>
      </w:ins>
      <w:ins w:id="2281" w:author="Sacintha Raj" w:date="2023-01-26T00:09:00Z">
        <w:r w:rsidR="00F46F6F">
          <w:t>SharePoint</w:t>
        </w:r>
      </w:ins>
      <w:ins w:id="2282" w:author="Sacintha Raj" w:date="2023-01-26T00:08:00Z">
        <w:r>
          <w:t xml:space="preserve"> </w:t>
        </w:r>
      </w:ins>
      <w:ins w:id="2283" w:author="Sacintha Raj" w:date="2023-01-26T01:16:00Z">
        <w:r w:rsidR="00134CEC">
          <w:t>DMS and</w:t>
        </w:r>
      </w:ins>
      <w:ins w:id="2284" w:author="Sacintha Raj" w:date="2023-01-26T00:08:00Z">
        <w:r>
          <w:t xml:space="preserve"> </w:t>
        </w:r>
      </w:ins>
      <w:ins w:id="2285" w:author="Sacintha Raj" w:date="2023-01-26T00:09:00Z">
        <w:r w:rsidR="00F46F6F">
          <w:t xml:space="preserve">SharePoint </w:t>
        </w:r>
      </w:ins>
      <w:ins w:id="2286" w:author="Sacintha Raj" w:date="2023-01-26T00:08:00Z">
        <w:r>
          <w:t xml:space="preserve">Mule </w:t>
        </w:r>
        <w:r>
          <w:t>application</w:t>
        </w:r>
        <w:r>
          <w:t xml:space="preserve"> would be upgraded to cater for </w:t>
        </w:r>
        <w:r w:rsidR="00F46F6F">
          <w:t>Singapore</w:t>
        </w:r>
      </w:ins>
    </w:p>
    <w:p w14:paraId="7244A93A" w14:textId="6E86F31E" w:rsidR="00F46F6F" w:rsidRDefault="00F46F6F" w:rsidP="00F46F6F">
      <w:pPr>
        <w:pStyle w:val="ListParagraph"/>
        <w:numPr>
          <w:ilvl w:val="0"/>
          <w:numId w:val="84"/>
        </w:numPr>
        <w:spacing w:after="3" w:line="360" w:lineRule="auto"/>
        <w:rPr>
          <w:ins w:id="2287" w:author="Sacintha Raj" w:date="2023-01-26T00:13:00Z"/>
        </w:rPr>
      </w:pPr>
      <w:ins w:id="2288" w:author="Sacintha Raj" w:date="2023-01-26T00:11:00Z">
        <w:r>
          <w:t xml:space="preserve">DMS </w:t>
        </w:r>
      </w:ins>
      <w:ins w:id="2289" w:author="Sacintha Raj" w:date="2023-01-26T00:12:00Z">
        <w:r>
          <w:t>Upgrade</w:t>
        </w:r>
      </w:ins>
    </w:p>
    <w:p w14:paraId="4A29BB29" w14:textId="3E50FF02" w:rsidR="00F46F6F" w:rsidRDefault="00F46F6F" w:rsidP="00F46F6F">
      <w:pPr>
        <w:spacing w:after="3" w:line="360" w:lineRule="auto"/>
        <w:ind w:left="720"/>
        <w:rPr>
          <w:ins w:id="2290" w:author="Sacintha Raj" w:date="2023-01-26T00:08:00Z"/>
        </w:rPr>
        <w:pPrChange w:id="2291" w:author="Sacintha Raj" w:date="2023-01-26T00:13:00Z">
          <w:pPr>
            <w:spacing w:after="3" w:line="360" w:lineRule="auto"/>
          </w:pPr>
        </w:pPrChange>
      </w:pPr>
      <w:ins w:id="2292" w:author="Sacintha Raj" w:date="2023-01-26T00:15:00Z">
        <w:r>
          <w:t>DMS stores documents based on configured templates which can be retrieved later</w:t>
        </w:r>
      </w:ins>
    </w:p>
    <w:p w14:paraId="7AD73A2B" w14:textId="0DA11B4D" w:rsidR="008976C0" w:rsidDel="004513B3" w:rsidRDefault="008976C0" w:rsidP="00F46F6F">
      <w:pPr>
        <w:spacing w:after="3" w:line="360" w:lineRule="auto"/>
        <w:ind w:left="720"/>
        <w:rPr>
          <w:del w:id="2293" w:author="Sacintha Raj" w:date="2023-01-26T00:08:00Z"/>
        </w:rPr>
        <w:pPrChange w:id="2294" w:author="Sacintha Raj" w:date="2023-01-26T00:11:00Z">
          <w:pPr>
            <w:spacing w:after="3" w:line="360" w:lineRule="auto"/>
          </w:pPr>
        </w:pPrChange>
      </w:pPr>
      <w:del w:id="2295" w:author="Sacintha Raj" w:date="2023-01-26T00:08:00Z">
        <w:r w:rsidDel="004513B3">
          <w:delText>The architecture will not be discussed here as the architecture is not going to change.</w:delText>
        </w:r>
      </w:del>
    </w:p>
    <w:p w14:paraId="41304D68" w14:textId="0EB7BD4E" w:rsidR="008976C0" w:rsidDel="00F46F6F" w:rsidRDefault="008976C0" w:rsidP="00F46F6F">
      <w:pPr>
        <w:spacing w:after="3" w:line="360" w:lineRule="auto"/>
        <w:ind w:left="720"/>
        <w:rPr>
          <w:del w:id="2296" w:author="Sacintha Raj" w:date="2023-01-26T00:10:00Z"/>
        </w:rPr>
        <w:pPrChange w:id="2297" w:author="Sacintha Raj" w:date="2023-01-26T00:11:00Z">
          <w:pPr>
            <w:spacing w:after="3" w:line="360" w:lineRule="auto"/>
          </w:pPr>
        </w:pPrChange>
      </w:pPr>
      <w:del w:id="2298" w:author="Sacintha Raj" w:date="2023-01-26T00:10:00Z">
        <w:r w:rsidDel="00F46F6F">
          <w:delText>In a nutshell the architecture can be summarized as below</w:delText>
        </w:r>
      </w:del>
    </w:p>
    <w:p w14:paraId="3857A2AF" w14:textId="42113EC6" w:rsidR="008976C0" w:rsidRDefault="008976C0" w:rsidP="00F46F6F">
      <w:pPr>
        <w:pStyle w:val="ListParagraph"/>
        <w:spacing w:after="3" w:line="360" w:lineRule="auto"/>
        <w:pPrChange w:id="2299" w:author="Sacintha Raj" w:date="2023-01-26T00:11:00Z">
          <w:pPr>
            <w:pStyle w:val="ListParagraph"/>
            <w:numPr>
              <w:numId w:val="17"/>
            </w:numPr>
            <w:spacing w:after="3" w:line="360" w:lineRule="auto"/>
            <w:ind w:hanging="360"/>
          </w:pPr>
        </w:pPrChange>
      </w:pPr>
      <w:del w:id="2300" w:author="Sacintha Raj" w:date="2023-01-26T00:11:00Z">
        <w:r w:rsidDel="00F46F6F">
          <w:delText xml:space="preserve">DMS </w:delText>
        </w:r>
        <w:r w:rsidR="00290F9F" w:rsidDel="00F46F6F">
          <w:delText>stores documents based on configured templates which can be retrieved later</w:delText>
        </w:r>
      </w:del>
      <w:ins w:id="2301" w:author="Sacintha Raj" w:date="2023-01-26T00:11:00Z">
        <w:r w:rsidR="00F46F6F">
          <w:t>DMS stores documents based on configured templates which can be re</w:t>
        </w:r>
      </w:ins>
    </w:p>
    <w:p w14:paraId="044D7700" w14:textId="77777777" w:rsidR="00F46F6F" w:rsidRDefault="00F46F6F" w:rsidP="00F46F6F">
      <w:pPr>
        <w:pStyle w:val="ListParagraph"/>
        <w:numPr>
          <w:ilvl w:val="0"/>
          <w:numId w:val="84"/>
        </w:numPr>
        <w:spacing w:after="3" w:line="360" w:lineRule="auto"/>
        <w:rPr>
          <w:ins w:id="2302" w:author="Sacintha Raj" w:date="2023-01-26T00:17:00Z"/>
        </w:rPr>
        <w:pPrChange w:id="2303" w:author="Sacintha Raj" w:date="2023-01-26T00:17:00Z">
          <w:pPr>
            <w:pStyle w:val="ListParagraph"/>
            <w:numPr>
              <w:numId w:val="17"/>
            </w:numPr>
            <w:spacing w:after="3" w:line="360" w:lineRule="auto"/>
            <w:ind w:hanging="360"/>
          </w:pPr>
        </w:pPrChange>
      </w:pPr>
      <w:proofErr w:type="spellStart"/>
      <w:ins w:id="2304" w:author="Sacintha Raj" w:date="2023-01-26T00:16:00Z">
        <w:r>
          <w:t>Sharepoint</w:t>
        </w:r>
      </w:ins>
      <w:proofErr w:type="spellEnd"/>
      <w:ins w:id="2305" w:author="Sacintha Raj" w:date="2023-01-26T00:17:00Z">
        <w:r>
          <w:t xml:space="preserve"> Mule Application</w:t>
        </w:r>
      </w:ins>
    </w:p>
    <w:p w14:paraId="39E41EF0" w14:textId="62DE4422" w:rsidR="0067114C" w:rsidDel="00F46F6F" w:rsidRDefault="00F46F6F" w:rsidP="00F46F6F">
      <w:pPr>
        <w:pStyle w:val="ListParagraph"/>
        <w:spacing w:after="3" w:line="360" w:lineRule="auto"/>
        <w:rPr>
          <w:del w:id="2306" w:author="Sacintha Raj" w:date="2023-01-26T00:15:00Z"/>
        </w:rPr>
        <w:pPrChange w:id="2307" w:author="Sacintha Raj" w:date="2023-01-26T00:17:00Z">
          <w:pPr>
            <w:pStyle w:val="ListParagraph"/>
            <w:numPr>
              <w:numId w:val="17"/>
            </w:numPr>
            <w:spacing w:after="3" w:line="360" w:lineRule="auto"/>
            <w:ind w:hanging="360"/>
          </w:pPr>
        </w:pPrChange>
      </w:pPr>
      <w:ins w:id="2308" w:author="Sacintha Raj" w:date="2023-01-26T00:16:00Z">
        <w:r>
          <w:t xml:space="preserve"> </w:t>
        </w:r>
      </w:ins>
      <w:commentRangeStart w:id="2309"/>
      <w:r w:rsidR="0067114C">
        <w:t xml:space="preserve">This </w:t>
      </w:r>
      <w:r w:rsidR="003C37FE">
        <w:t xml:space="preserve">Mule application </w:t>
      </w:r>
      <w:r w:rsidR="0062055A">
        <w:t>to</w:t>
      </w:r>
      <w:r w:rsidR="0067114C">
        <w:t xml:space="preserve"> be updated to manage document upload, </w:t>
      </w:r>
      <w:r w:rsidR="0065633C">
        <w:t>retrieve</w:t>
      </w:r>
      <w:ins w:id="2310" w:author="Sacintha Raj" w:date="2023-01-26T00:17:00Z">
        <w:r>
          <w:t>,</w:t>
        </w:r>
      </w:ins>
      <w:r w:rsidR="0067114C">
        <w:t xml:space="preserve"> and delete on Singapore</w:t>
      </w:r>
      <w:r w:rsidR="003C37FE">
        <w:t xml:space="preserve"> </w:t>
      </w:r>
      <w:r w:rsidR="00E036BE">
        <w:t>SharePoint DMS</w:t>
      </w:r>
      <w:r w:rsidR="0067114C">
        <w:t xml:space="preserve"> for Singapore claim related documents.</w:t>
      </w:r>
      <w:commentRangeEnd w:id="2309"/>
      <w:r w:rsidR="0062055A">
        <w:rPr>
          <w:rStyle w:val="CommentReference"/>
        </w:rPr>
        <w:commentReference w:id="2309"/>
      </w:r>
    </w:p>
    <w:p w14:paraId="4971AB07" w14:textId="30A61B7D" w:rsidR="00290F9F" w:rsidDel="00F46F6F" w:rsidRDefault="00290F9F" w:rsidP="00F46F6F">
      <w:pPr>
        <w:pStyle w:val="ListParagraph"/>
        <w:spacing w:after="3" w:line="360" w:lineRule="auto"/>
        <w:rPr>
          <w:del w:id="2311" w:author="Sacintha Raj" w:date="2023-01-26T00:15:00Z"/>
        </w:rPr>
        <w:pPrChange w:id="2312" w:author="Sacintha Raj" w:date="2023-01-26T00:17:00Z">
          <w:pPr>
            <w:pStyle w:val="ListParagraph"/>
            <w:numPr>
              <w:numId w:val="17"/>
            </w:numPr>
            <w:spacing w:after="3" w:line="360" w:lineRule="auto"/>
            <w:ind w:hanging="360"/>
          </w:pPr>
        </w:pPrChange>
      </w:pPr>
      <w:del w:id="2313" w:author="Sacintha Raj" w:date="2023-01-26T00:15:00Z">
        <w:r w:rsidDel="00F46F6F">
          <w:delText xml:space="preserve">CMS stores and retrieves documents in DMS via Mule </w:delText>
        </w:r>
        <w:r w:rsidR="001B2793" w:rsidDel="00F46F6F">
          <w:delText>SharePoint</w:delText>
        </w:r>
      </w:del>
    </w:p>
    <w:p w14:paraId="0FACBE97" w14:textId="77777777" w:rsidR="006C636A" w:rsidRPr="00F821AE" w:rsidRDefault="006C636A" w:rsidP="00F46F6F">
      <w:pPr>
        <w:pStyle w:val="ListParagraph"/>
        <w:spacing w:after="3" w:line="360" w:lineRule="auto"/>
        <w:rPr>
          <w:rFonts w:ascii="Calibri" w:eastAsia="MS Gothic" w:hAnsi="Calibri"/>
          <w:sz w:val="28"/>
        </w:rPr>
        <w:pPrChange w:id="2314" w:author="Sacintha Raj" w:date="2023-01-26T00:17:00Z">
          <w:pPr/>
        </w:pPrChange>
      </w:pPr>
    </w:p>
    <w:p w14:paraId="4E49C452" w14:textId="77777777" w:rsidR="007F1FF5" w:rsidRDefault="00F46F6F" w:rsidP="00F46F6F">
      <w:pPr>
        <w:pStyle w:val="Heading2"/>
        <w:ind w:left="567" w:hanging="567"/>
        <w:rPr>
          <w:ins w:id="2315" w:author="Sacintha Raj" w:date="2023-01-26T00:21:00Z"/>
        </w:rPr>
      </w:pPr>
      <w:bookmarkStart w:id="2316" w:name="_Toc477966332"/>
      <w:bookmarkStart w:id="2317" w:name="_Toc478567964"/>
      <w:bookmarkStart w:id="2318" w:name="_Toc125592975"/>
      <w:ins w:id="2319" w:author="Sacintha Raj" w:date="2023-01-26T00:17:00Z">
        <w:r>
          <w:t>Des</w:t>
        </w:r>
      </w:ins>
      <w:ins w:id="2320" w:author="Sacintha Raj" w:date="2023-01-26T00:18:00Z">
        <w:r>
          <w:t>ign</w:t>
        </w:r>
        <w:bookmarkEnd w:id="2318"/>
        <w:r>
          <w:t xml:space="preserve"> </w:t>
        </w:r>
      </w:ins>
      <w:moveFromRangeStart w:id="2321" w:author="Sacintha Raj" w:date="2023-01-25T13:20:00Z" w:name="move125545246"/>
      <w:moveFrom w:id="2322" w:author="Sacintha Raj" w:date="2023-01-25T13:20:00Z">
        <w:r w:rsidR="007F1FF5" w:rsidRPr="002D2424" w:rsidDel="00CE5283">
          <w:t>Architectural Goals and Constraints</w:t>
        </w:r>
        <w:bookmarkEnd w:id="2316"/>
        <w:bookmarkEnd w:id="2317"/>
        <w:r w:rsidR="007F1FF5" w:rsidRPr="002D2424" w:rsidDel="00CE5283">
          <w:t xml:space="preserve"> </w:t>
        </w:r>
      </w:moveFrom>
    </w:p>
    <w:p w14:paraId="0590179A" w14:textId="763572D1" w:rsidR="008436D9" w:rsidRDefault="008436D9" w:rsidP="008436D9">
      <w:pPr>
        <w:rPr>
          <w:ins w:id="2323" w:author="Sacintha Raj" w:date="2023-01-26T00:22:00Z"/>
        </w:rPr>
      </w:pPr>
      <w:ins w:id="2324" w:author="Sacintha Raj" w:date="2023-01-26T00:21:00Z">
        <w:r>
          <w:t xml:space="preserve">In this section we will discuss </w:t>
        </w:r>
      </w:ins>
      <w:ins w:id="2325" w:author="Sacintha Raj" w:date="2023-01-26T00:22:00Z">
        <w:r>
          <w:t>the implementation of all the components described in Architecture Definition section.</w:t>
        </w:r>
      </w:ins>
    </w:p>
    <w:p w14:paraId="7A1F8945" w14:textId="77777777" w:rsidR="002B6A60" w:rsidRDefault="008436D9" w:rsidP="008436D9">
      <w:pPr>
        <w:rPr>
          <w:ins w:id="2326" w:author="Sacintha Raj" w:date="2023-01-26T02:47:00Z"/>
        </w:rPr>
        <w:sectPr w:rsidR="002B6A60" w:rsidSect="002B6A60">
          <w:footerReference w:type="first" r:id="rId49"/>
          <w:pgSz w:w="11900" w:h="16840"/>
          <w:pgMar w:top="1440" w:right="1077" w:bottom="1440" w:left="1077" w:header="851" w:footer="737" w:gutter="0"/>
          <w:cols w:space="708"/>
          <w:titlePg/>
          <w:docGrid w:linePitch="245"/>
        </w:sectPr>
      </w:pPr>
      <w:ins w:id="2327" w:author="Sacintha Raj" w:date="2023-01-26T00:22:00Z">
        <w:r>
          <w:t xml:space="preserve">We will only discuss the </w:t>
        </w:r>
      </w:ins>
      <w:ins w:id="2328" w:author="Sacintha Raj" w:date="2023-01-26T00:23:00Z">
        <w:r>
          <w:t xml:space="preserve">implementation of CMS Eclipse Integrator as the other systems </w:t>
        </w:r>
      </w:ins>
      <w:ins w:id="2329" w:author="Sacintha Raj" w:date="2023-01-26T00:24:00Z">
        <w:r>
          <w:t xml:space="preserve">need </w:t>
        </w:r>
      </w:ins>
    </w:p>
    <w:p w14:paraId="0EDF4D09" w14:textId="0845D596" w:rsidR="008436D9" w:rsidRDefault="008436D9" w:rsidP="008436D9">
      <w:pPr>
        <w:rPr>
          <w:ins w:id="2330" w:author="Sacintha Raj" w:date="2023-01-26T00:31:00Z"/>
        </w:rPr>
      </w:pPr>
      <w:ins w:id="2331" w:author="Sacintha Raj" w:date="2023-01-26T00:24:00Z">
        <w:r>
          <w:lastRenderedPageBreak/>
          <w:t>enhance</w:t>
        </w:r>
      </w:ins>
      <w:ins w:id="2332" w:author="Sacintha Raj" w:date="2023-01-26T00:56:00Z">
        <w:r w:rsidR="003A3497">
          <w:t xml:space="preserve">ments </w:t>
        </w:r>
      </w:ins>
      <w:ins w:id="2333" w:author="Sacintha Raj" w:date="2023-01-26T00:57:00Z">
        <w:r w:rsidR="003A3497">
          <w:t>alone</w:t>
        </w:r>
      </w:ins>
    </w:p>
    <w:p w14:paraId="7B4AB006" w14:textId="1D3BC910" w:rsidR="00485AB5" w:rsidRPr="00485AB5" w:rsidRDefault="00485AB5" w:rsidP="00485AB5">
      <w:pPr>
        <w:pStyle w:val="Heading3"/>
        <w:rPr>
          <w:ins w:id="2334" w:author="Sacintha Raj" w:date="2023-01-26T00:26:00Z"/>
          <w:rFonts w:eastAsia="MS Gothic"/>
          <w:color w:val="4F81BD"/>
          <w:sz w:val="28"/>
          <w:rPrChange w:id="2335" w:author="Sacintha Raj" w:date="2023-01-26T00:32:00Z">
            <w:rPr>
              <w:ins w:id="2336" w:author="Sacintha Raj" w:date="2023-01-26T00:26:00Z"/>
            </w:rPr>
          </w:rPrChange>
        </w:rPr>
        <w:pPrChange w:id="2337" w:author="Sacintha Raj" w:date="2023-01-26T00:32:00Z">
          <w:pPr/>
        </w:pPrChange>
      </w:pPr>
      <w:ins w:id="2338" w:author="Sacintha Raj" w:date="2023-01-26T00:31:00Z">
        <w:r w:rsidRPr="00485AB5">
          <w:rPr>
            <w:rFonts w:eastAsia="MS Gothic"/>
            <w:color w:val="4F81BD"/>
            <w:sz w:val="28"/>
            <w:rPrChange w:id="2339" w:author="Sacintha Raj" w:date="2023-01-26T00:32:00Z">
              <w:rPr/>
            </w:rPrChange>
          </w:rPr>
          <w:t>Design Objectives</w:t>
        </w:r>
      </w:ins>
    </w:p>
    <w:p w14:paraId="3BC130E9" w14:textId="1D432177" w:rsidR="008436D9" w:rsidRPr="00485AB5" w:rsidDel="008436D9" w:rsidRDefault="008436D9" w:rsidP="00485AB5">
      <w:pPr>
        <w:ind w:left="1066" w:hanging="357"/>
        <w:rPr>
          <w:del w:id="2340" w:author="Sacintha Raj" w:date="2023-01-26T00:27:00Z"/>
          <w:rPrChange w:id="2341" w:author="Sacintha Raj" w:date="2023-01-26T00:30:00Z">
            <w:rPr>
              <w:del w:id="2342" w:author="Sacintha Raj" w:date="2023-01-26T00:27:00Z"/>
              <w:rFonts w:eastAsia="MS Gothic"/>
              <w:color w:val="4F81BD"/>
              <w:sz w:val="28"/>
            </w:rPr>
          </w:rPrChange>
        </w:rPr>
        <w:pPrChange w:id="2343" w:author="Sacintha Raj" w:date="2023-01-26T00:31:00Z">
          <w:pPr>
            <w:pStyle w:val="Heading3"/>
          </w:pPr>
        </w:pPrChange>
      </w:pPr>
    </w:p>
    <w:p w14:paraId="3AED0468" w14:textId="77777777" w:rsidR="008436D9" w:rsidRPr="008436D9" w:rsidRDefault="008436D9" w:rsidP="008436D9">
      <w:pPr>
        <w:pStyle w:val="ListParagraph"/>
        <w:numPr>
          <w:ilvl w:val="0"/>
          <w:numId w:val="8"/>
        </w:numPr>
        <w:spacing w:after="3" w:line="259" w:lineRule="auto"/>
        <w:rPr>
          <w:ins w:id="2344" w:author="Sacintha Raj" w:date="2023-01-26T00:28:00Z"/>
          <w:moveFrom w:id="2345" w:author="Sacintha Raj" w:date="2023-01-25T13:20:00Z"/>
          <w:rPrChange w:id="2346" w:author="Sacintha Raj" w:date="2023-01-26T00:28:00Z">
            <w:rPr>
              <w:ins w:id="2347" w:author="Sacintha Raj" w:date="2023-01-26T00:28:00Z"/>
              <w:moveFrom w:id="2348" w:author="Sacintha Raj" w:date="2023-01-25T13:20:00Z"/>
            </w:rPr>
          </w:rPrChange>
        </w:rPr>
        <w:pPrChange w:id="2349" w:author="Sacintha Raj" w:date="2023-01-26T00:28:00Z">
          <w:pPr>
            <w:pStyle w:val="Heading2"/>
          </w:pPr>
        </w:pPrChange>
      </w:pPr>
    </w:p>
    <w:p w14:paraId="7767C6DB" w14:textId="6AB1EA28" w:rsidR="0008184C" w:rsidRPr="008436D9" w:rsidDel="008436D9" w:rsidRDefault="0008184C" w:rsidP="008436D9">
      <w:pPr>
        <w:pStyle w:val="ListParagraph"/>
        <w:numPr>
          <w:ilvl w:val="0"/>
          <w:numId w:val="8"/>
        </w:numPr>
        <w:spacing w:after="3" w:line="259" w:lineRule="auto"/>
        <w:rPr>
          <w:del w:id="2350" w:author="Sacintha Raj" w:date="2023-01-26T00:27:00Z"/>
          <w:moveFrom w:id="2351" w:author="Sacintha Raj" w:date="2023-01-25T13:20:00Z"/>
          <w:rPrChange w:id="2352" w:author="Sacintha Raj" w:date="2023-01-26T00:28:00Z">
            <w:rPr>
              <w:del w:id="2353" w:author="Sacintha Raj" w:date="2023-01-26T00:27:00Z"/>
              <w:moveFrom w:id="2354" w:author="Sacintha Raj" w:date="2023-01-25T13:20:00Z"/>
            </w:rPr>
          </w:rPrChange>
        </w:rPr>
        <w:pPrChange w:id="2355" w:author="Sacintha Raj" w:date="2023-01-26T00:28:00Z">
          <w:pPr>
            <w:pStyle w:val="Heading3"/>
          </w:pPr>
        </w:pPrChange>
      </w:pPr>
      <w:moveFrom w:id="2356" w:author="Sacintha Raj" w:date="2023-01-25T13:20:00Z">
        <w:del w:id="2357" w:author="Sacintha Raj" w:date="2023-01-26T00:27:00Z">
          <w:r w:rsidRPr="008436D9" w:rsidDel="008436D9">
            <w:rPr>
              <w:rPrChange w:id="2358" w:author="Sacintha Raj" w:date="2023-01-26T00:28:00Z">
                <w:rPr/>
              </w:rPrChange>
            </w:rPr>
            <w:delText>KDR Changes</w:delText>
          </w:r>
        </w:del>
      </w:moveFrom>
    </w:p>
    <w:p w14:paraId="5C8905B4" w14:textId="17A08305" w:rsidR="0008184C" w:rsidRPr="008436D9" w:rsidDel="008436D9" w:rsidRDefault="0008184C" w:rsidP="008436D9">
      <w:pPr>
        <w:pStyle w:val="ListParagraph"/>
        <w:numPr>
          <w:ilvl w:val="0"/>
          <w:numId w:val="8"/>
        </w:numPr>
        <w:spacing w:after="3" w:line="259" w:lineRule="auto"/>
        <w:rPr>
          <w:del w:id="2359" w:author="Sacintha Raj" w:date="2023-01-26T00:27:00Z"/>
          <w:moveFrom w:id="2360" w:author="Sacintha Raj" w:date="2023-01-25T13:20:00Z"/>
          <w:rPrChange w:id="2361" w:author="Sacintha Raj" w:date="2023-01-26T00:28:00Z">
            <w:rPr>
              <w:del w:id="2362" w:author="Sacintha Raj" w:date="2023-01-26T00:27:00Z"/>
              <w:moveFrom w:id="2363" w:author="Sacintha Raj" w:date="2023-01-25T13:20:00Z"/>
            </w:rPr>
          </w:rPrChange>
        </w:rPr>
        <w:pPrChange w:id="2364" w:author="Sacintha Raj" w:date="2023-01-26T00:28:00Z">
          <w:pPr/>
        </w:pPrChange>
      </w:pPr>
      <w:moveFrom w:id="2365" w:author="Sacintha Raj" w:date="2023-01-25T13:20:00Z">
        <w:del w:id="2366" w:author="Sacintha Raj" w:date="2023-01-26T00:27:00Z">
          <w:r w:rsidRPr="008436D9" w:rsidDel="008436D9">
            <w:rPr>
              <w:rPrChange w:id="2367" w:author="Sacintha Raj" w:date="2023-01-26T00:28:00Z">
                <w:rPr/>
              </w:rPrChange>
            </w:rPr>
            <w:delText xml:space="preserve">KDR </w:delText>
          </w:r>
          <w:r w:rsidR="001B2793" w:rsidRPr="008436D9" w:rsidDel="008436D9">
            <w:rPr>
              <w:rPrChange w:id="2368" w:author="Sacintha Raj" w:date="2023-01-26T00:28:00Z">
                <w:rPr/>
              </w:rPrChange>
            </w:rPr>
            <w:delText>must</w:delText>
          </w:r>
          <w:r w:rsidRPr="008436D9" w:rsidDel="008436D9">
            <w:rPr>
              <w:rPrChange w:id="2369" w:author="Sacintha Raj" w:date="2023-01-26T00:28:00Z">
                <w:rPr/>
              </w:rPrChange>
            </w:rPr>
            <w:delText xml:space="preserve"> pull additional data to policy summary table to help with data addition in PSR Mule</w:delText>
          </w:r>
        </w:del>
      </w:moveFrom>
    </w:p>
    <w:p w14:paraId="66249116" w14:textId="393F8313" w:rsidR="0008184C" w:rsidRPr="008436D9" w:rsidDel="008436D9" w:rsidRDefault="002F74EA" w:rsidP="008436D9">
      <w:pPr>
        <w:pStyle w:val="ListParagraph"/>
        <w:numPr>
          <w:ilvl w:val="0"/>
          <w:numId w:val="8"/>
        </w:numPr>
        <w:spacing w:after="3" w:line="259" w:lineRule="auto"/>
        <w:rPr>
          <w:del w:id="2370" w:author="Sacintha Raj" w:date="2023-01-26T00:27:00Z"/>
          <w:moveFrom w:id="2371" w:author="Sacintha Raj" w:date="2023-01-25T13:20:00Z"/>
          <w:rPrChange w:id="2372" w:author="Sacintha Raj" w:date="2023-01-26T00:28:00Z">
            <w:rPr>
              <w:del w:id="2373" w:author="Sacintha Raj" w:date="2023-01-26T00:27:00Z"/>
              <w:moveFrom w:id="2374" w:author="Sacintha Raj" w:date="2023-01-25T13:20:00Z"/>
            </w:rPr>
          </w:rPrChange>
        </w:rPr>
        <w:pPrChange w:id="2375" w:author="Sacintha Raj" w:date="2023-01-26T00:28:00Z">
          <w:pPr>
            <w:pStyle w:val="Heading3"/>
          </w:pPr>
        </w:pPrChange>
      </w:pPr>
      <w:moveFrom w:id="2376" w:author="Sacintha Raj" w:date="2023-01-25T13:20:00Z">
        <w:del w:id="2377" w:author="Sacintha Raj" w:date="2023-01-26T00:27:00Z">
          <w:r w:rsidRPr="008436D9" w:rsidDel="008436D9">
            <w:rPr>
              <w:rPrChange w:id="2378" w:author="Sacintha Raj" w:date="2023-01-26T00:28:00Z">
                <w:rPr/>
              </w:rPrChange>
            </w:rPr>
            <w:delText>SharePoint</w:delText>
          </w:r>
          <w:r w:rsidR="0008184C" w:rsidRPr="008436D9" w:rsidDel="008436D9">
            <w:rPr>
              <w:rPrChange w:id="2379" w:author="Sacintha Raj" w:date="2023-01-26T00:28:00Z">
                <w:rPr/>
              </w:rPrChange>
            </w:rPr>
            <w:delText xml:space="preserve"> configuration</w:delText>
          </w:r>
        </w:del>
      </w:moveFrom>
    </w:p>
    <w:p w14:paraId="4FDFB052" w14:textId="1FE13315" w:rsidR="0008184C" w:rsidRPr="008436D9" w:rsidDel="008436D9" w:rsidRDefault="002F74EA" w:rsidP="008436D9">
      <w:pPr>
        <w:pStyle w:val="ListParagraph"/>
        <w:numPr>
          <w:ilvl w:val="0"/>
          <w:numId w:val="8"/>
        </w:numPr>
        <w:spacing w:after="3" w:line="259" w:lineRule="auto"/>
        <w:rPr>
          <w:del w:id="2380" w:author="Sacintha Raj" w:date="2023-01-26T00:27:00Z"/>
          <w:moveFrom w:id="2381" w:author="Sacintha Raj" w:date="2023-01-25T13:20:00Z"/>
          <w:rPrChange w:id="2382" w:author="Sacintha Raj" w:date="2023-01-26T00:28:00Z">
            <w:rPr>
              <w:del w:id="2383" w:author="Sacintha Raj" w:date="2023-01-26T00:27:00Z"/>
              <w:moveFrom w:id="2384" w:author="Sacintha Raj" w:date="2023-01-25T13:20:00Z"/>
            </w:rPr>
          </w:rPrChange>
        </w:rPr>
        <w:pPrChange w:id="2385" w:author="Sacintha Raj" w:date="2023-01-26T00:28:00Z">
          <w:pPr/>
        </w:pPrChange>
      </w:pPr>
      <w:moveFrom w:id="2386" w:author="Sacintha Raj" w:date="2023-01-25T13:20:00Z">
        <w:del w:id="2387" w:author="Sacintha Raj" w:date="2023-01-26T00:27:00Z">
          <w:r w:rsidRPr="008436D9" w:rsidDel="008436D9">
            <w:rPr>
              <w:rPrChange w:id="2388" w:author="Sacintha Raj" w:date="2023-01-26T00:28:00Z">
                <w:rPr/>
              </w:rPrChange>
            </w:rPr>
            <w:delText>SharePoint</w:delText>
          </w:r>
          <w:r w:rsidR="0008184C" w:rsidRPr="008436D9" w:rsidDel="008436D9">
            <w:rPr>
              <w:rPrChange w:id="2389" w:author="Sacintha Raj" w:date="2023-01-26T00:28:00Z">
                <w:rPr/>
              </w:rPrChange>
            </w:rPr>
            <w:delText xml:space="preserve"> configuration to be verified /</w:delText>
          </w:r>
          <w:r w:rsidR="000E25C6" w:rsidRPr="008436D9" w:rsidDel="008436D9">
            <w:rPr>
              <w:rPrChange w:id="2390" w:author="Sacintha Raj" w:date="2023-01-26T00:28:00Z">
                <w:rPr/>
              </w:rPrChange>
            </w:rPr>
            <w:delText>added</w:delText>
          </w:r>
          <w:r w:rsidRPr="008436D9" w:rsidDel="008436D9">
            <w:rPr>
              <w:rPrChange w:id="2391" w:author="Sacintha Raj" w:date="2023-01-26T00:28:00Z">
                <w:rPr/>
              </w:rPrChange>
            </w:rPr>
            <w:delText xml:space="preserve"> to</w:delText>
          </w:r>
          <w:r w:rsidR="0008184C" w:rsidRPr="008436D9" w:rsidDel="008436D9">
            <w:rPr>
              <w:rPrChange w:id="2392" w:author="Sacintha Raj" w:date="2023-01-26T00:28:00Z">
                <w:rPr/>
              </w:rPrChange>
            </w:rPr>
            <w:delText xml:space="preserve"> allow additional templates</w:delText>
          </w:r>
        </w:del>
      </w:moveFrom>
    </w:p>
    <w:p w14:paraId="7EF11A41" w14:textId="234CA8CA" w:rsidR="009F42D4" w:rsidRPr="008436D9" w:rsidDel="008436D9" w:rsidRDefault="009F42D4" w:rsidP="008436D9">
      <w:pPr>
        <w:pStyle w:val="ListParagraph"/>
        <w:numPr>
          <w:ilvl w:val="0"/>
          <w:numId w:val="8"/>
        </w:numPr>
        <w:spacing w:after="3" w:line="259" w:lineRule="auto"/>
        <w:rPr>
          <w:del w:id="2393" w:author="Sacintha Raj" w:date="2023-01-26T00:27:00Z"/>
          <w:moveFrom w:id="2394" w:author="Sacintha Raj" w:date="2023-01-25T13:20:00Z"/>
          <w:rPrChange w:id="2395" w:author="Sacintha Raj" w:date="2023-01-26T00:28:00Z">
            <w:rPr>
              <w:del w:id="2396" w:author="Sacintha Raj" w:date="2023-01-26T00:27:00Z"/>
              <w:moveFrom w:id="2397" w:author="Sacintha Raj" w:date="2023-01-25T13:20:00Z"/>
            </w:rPr>
          </w:rPrChange>
        </w:rPr>
        <w:pPrChange w:id="2398" w:author="Sacintha Raj" w:date="2023-01-26T00:28:00Z">
          <w:pPr>
            <w:pStyle w:val="Heading3"/>
          </w:pPr>
        </w:pPrChange>
      </w:pPr>
      <w:moveFrom w:id="2399" w:author="Sacintha Raj" w:date="2023-01-25T13:20:00Z">
        <w:del w:id="2400" w:author="Sacintha Raj" w:date="2023-01-26T00:27:00Z">
          <w:r w:rsidRPr="008436D9" w:rsidDel="008436D9">
            <w:rPr>
              <w:rPrChange w:id="2401" w:author="Sacintha Raj" w:date="2023-01-26T00:28:00Z">
                <w:rPr/>
              </w:rPrChange>
            </w:rPr>
            <w:delText xml:space="preserve">Error Handling </w:delText>
          </w:r>
        </w:del>
      </w:moveFrom>
    </w:p>
    <w:p w14:paraId="73700B63" w14:textId="4EF41F94" w:rsidR="009F42D4" w:rsidRPr="008436D9" w:rsidDel="008436D9" w:rsidRDefault="009F42D4" w:rsidP="008436D9">
      <w:pPr>
        <w:pStyle w:val="ListParagraph"/>
        <w:numPr>
          <w:ilvl w:val="0"/>
          <w:numId w:val="8"/>
        </w:numPr>
        <w:spacing w:after="3" w:line="259" w:lineRule="auto"/>
        <w:rPr>
          <w:del w:id="2402" w:author="Sacintha Raj" w:date="2023-01-26T00:27:00Z"/>
          <w:moveFrom w:id="2403" w:author="Sacintha Raj" w:date="2023-01-25T13:20:00Z"/>
          <w:rPrChange w:id="2404" w:author="Sacintha Raj" w:date="2023-01-26T00:28:00Z">
            <w:rPr>
              <w:del w:id="2405" w:author="Sacintha Raj" w:date="2023-01-26T00:27:00Z"/>
              <w:moveFrom w:id="2406" w:author="Sacintha Raj" w:date="2023-01-25T13:20:00Z"/>
            </w:rPr>
          </w:rPrChange>
        </w:rPr>
        <w:pPrChange w:id="2407" w:author="Sacintha Raj" w:date="2023-01-26T00:28:00Z">
          <w:pPr/>
        </w:pPrChange>
      </w:pPr>
    </w:p>
    <w:p w14:paraId="62F542A4" w14:textId="04F53CC9" w:rsidR="009F42D4" w:rsidRPr="008436D9" w:rsidDel="008436D9" w:rsidRDefault="009F42D4" w:rsidP="008436D9">
      <w:pPr>
        <w:pStyle w:val="ListParagraph"/>
        <w:numPr>
          <w:ilvl w:val="0"/>
          <w:numId w:val="8"/>
        </w:numPr>
        <w:spacing w:after="3" w:line="259" w:lineRule="auto"/>
        <w:rPr>
          <w:del w:id="2408" w:author="Sacintha Raj" w:date="2023-01-26T00:27:00Z"/>
          <w:moveFrom w:id="2409" w:author="Sacintha Raj" w:date="2023-01-25T13:20:00Z"/>
          <w:rPrChange w:id="2410" w:author="Sacintha Raj" w:date="2023-01-26T00:28:00Z">
            <w:rPr>
              <w:del w:id="2411" w:author="Sacintha Raj" w:date="2023-01-26T00:27:00Z"/>
              <w:moveFrom w:id="2412" w:author="Sacintha Raj" w:date="2023-01-25T13:20:00Z"/>
              <w:sz w:val="24"/>
            </w:rPr>
          </w:rPrChange>
        </w:rPr>
        <w:pPrChange w:id="2413" w:author="Sacintha Raj" w:date="2023-01-26T00:28:00Z">
          <w:pPr/>
        </w:pPrChange>
      </w:pPr>
      <w:moveFrom w:id="2414" w:author="Sacintha Raj" w:date="2023-01-25T13:20:00Z">
        <w:del w:id="2415" w:author="Sacintha Raj" w:date="2023-01-26T00:27:00Z">
          <w:r w:rsidRPr="008436D9" w:rsidDel="008436D9">
            <w:rPr>
              <w:rPrChange w:id="2416" w:author="Sacintha Raj" w:date="2023-01-26T00:28:00Z">
                <w:rPr>
                  <w:b/>
                  <w:bCs/>
                  <w:sz w:val="20"/>
                  <w:szCs w:val="20"/>
                </w:rPr>
              </w:rPrChange>
            </w:rPr>
            <w:delText>Business/Validation Errors from Eclipse:</w:delText>
          </w:r>
        </w:del>
      </w:moveFrom>
    </w:p>
    <w:p w14:paraId="760A8831" w14:textId="015315EE" w:rsidR="009F42D4" w:rsidRPr="008436D9" w:rsidDel="008436D9" w:rsidRDefault="00B05F67" w:rsidP="008436D9">
      <w:pPr>
        <w:pStyle w:val="ListParagraph"/>
        <w:numPr>
          <w:ilvl w:val="0"/>
          <w:numId w:val="8"/>
        </w:numPr>
        <w:spacing w:after="3" w:line="259" w:lineRule="auto"/>
        <w:rPr>
          <w:del w:id="2417" w:author="Sacintha Raj" w:date="2023-01-26T00:27:00Z"/>
          <w:moveFrom w:id="2418" w:author="Sacintha Raj" w:date="2023-01-25T13:20:00Z"/>
          <w:rPrChange w:id="2419" w:author="Sacintha Raj" w:date="2023-01-26T00:28:00Z">
            <w:rPr>
              <w:del w:id="2420" w:author="Sacintha Raj" w:date="2023-01-26T00:27:00Z"/>
              <w:moveFrom w:id="2421" w:author="Sacintha Raj" w:date="2023-01-25T13:20:00Z"/>
            </w:rPr>
          </w:rPrChange>
        </w:rPr>
        <w:pPrChange w:id="2422" w:author="Sacintha Raj" w:date="2023-01-26T00:28:00Z">
          <w:pPr/>
        </w:pPrChange>
      </w:pPr>
      <w:commentRangeStart w:id="2423"/>
      <w:commentRangeStart w:id="2424"/>
      <w:moveFrom w:id="2425" w:author="Sacintha Raj" w:date="2023-01-25T13:20:00Z">
        <w:del w:id="2426" w:author="Sacintha Raj" w:date="2023-01-26T00:27:00Z">
          <w:r w:rsidRPr="008436D9" w:rsidDel="008436D9">
            <w:rPr>
              <w:rPrChange w:id="2427" w:author="Sacintha Raj" w:date="2023-01-26T00:28:00Z">
                <w:rPr/>
              </w:rPrChange>
            </w:rPr>
            <w:delText>All the validation or business errors would be passed as-is.</w:delText>
          </w:r>
          <w:commentRangeEnd w:id="2423"/>
          <w:r w:rsidRPr="008436D9" w:rsidDel="008436D9">
            <w:rPr>
              <w:rPrChange w:id="2428" w:author="Sacintha Raj" w:date="2023-01-26T00:28:00Z">
                <w:rPr>
                  <w:rStyle w:val="CommentReference"/>
                </w:rPr>
              </w:rPrChange>
            </w:rPr>
            <w:commentReference w:id="2423"/>
          </w:r>
          <w:commentRangeEnd w:id="2424"/>
          <w:r w:rsidRPr="008436D9" w:rsidDel="008436D9">
            <w:rPr>
              <w:rPrChange w:id="2429" w:author="Sacintha Raj" w:date="2023-01-26T00:28:00Z">
                <w:rPr>
                  <w:rStyle w:val="CommentReference"/>
                </w:rPr>
              </w:rPrChange>
            </w:rPr>
            <w:commentReference w:id="2424"/>
          </w:r>
          <w:r w:rsidRPr="008436D9" w:rsidDel="008436D9">
            <w:rPr>
              <w:rPrChange w:id="2430" w:author="Sacintha Raj" w:date="2023-01-26T00:28:00Z">
                <w:rPr/>
              </w:rPrChange>
            </w:rPr>
            <w:delText xml:space="preserve"> </w:delText>
          </w:r>
        </w:del>
      </w:moveFrom>
    </w:p>
    <w:p w14:paraId="3970F32D" w14:textId="343EDB05" w:rsidR="00B05F67" w:rsidRPr="008436D9" w:rsidDel="008436D9" w:rsidRDefault="00B05F67" w:rsidP="008436D9">
      <w:pPr>
        <w:pStyle w:val="ListParagraph"/>
        <w:numPr>
          <w:ilvl w:val="0"/>
          <w:numId w:val="8"/>
        </w:numPr>
        <w:spacing w:after="3" w:line="259" w:lineRule="auto"/>
        <w:rPr>
          <w:del w:id="2431" w:author="Sacintha Raj" w:date="2023-01-26T00:27:00Z"/>
          <w:moveFrom w:id="2432" w:author="Sacintha Raj" w:date="2023-01-25T13:20:00Z"/>
          <w:rPrChange w:id="2433" w:author="Sacintha Raj" w:date="2023-01-26T00:28:00Z">
            <w:rPr>
              <w:del w:id="2434" w:author="Sacintha Raj" w:date="2023-01-26T00:27:00Z"/>
              <w:moveFrom w:id="2435" w:author="Sacintha Raj" w:date="2023-01-25T13:20:00Z"/>
            </w:rPr>
          </w:rPrChange>
        </w:rPr>
        <w:pPrChange w:id="2436" w:author="Sacintha Raj" w:date="2023-01-26T00:28:00Z">
          <w:pPr/>
        </w:pPrChange>
      </w:pPr>
      <w:moveFrom w:id="2437" w:author="Sacintha Raj" w:date="2023-01-25T13:20:00Z">
        <w:del w:id="2438" w:author="Sacintha Raj" w:date="2023-01-26T00:27:00Z">
          <w:r w:rsidRPr="008436D9" w:rsidDel="008436D9">
            <w:rPr>
              <w:rPrChange w:id="2439" w:author="Sacintha Raj" w:date="2023-01-26T00:28:00Z">
                <w:rPr/>
              </w:rPrChange>
            </w:rPr>
            <w:delText xml:space="preserve">No translation is required. </w:delText>
          </w:r>
        </w:del>
      </w:moveFrom>
    </w:p>
    <w:p w14:paraId="7716F58B" w14:textId="48C7E736" w:rsidR="006D2828" w:rsidRPr="008436D9" w:rsidDel="008436D9" w:rsidRDefault="009F42D4" w:rsidP="008436D9">
      <w:pPr>
        <w:pStyle w:val="ListParagraph"/>
        <w:numPr>
          <w:ilvl w:val="0"/>
          <w:numId w:val="8"/>
        </w:numPr>
        <w:spacing w:after="3" w:line="259" w:lineRule="auto"/>
        <w:rPr>
          <w:del w:id="2440" w:author="Sacintha Raj" w:date="2023-01-26T00:27:00Z"/>
          <w:moveFrom w:id="2441" w:author="Sacintha Raj" w:date="2023-01-25T13:20:00Z"/>
          <w:rPrChange w:id="2442" w:author="Sacintha Raj" w:date="2023-01-26T00:28:00Z">
            <w:rPr>
              <w:del w:id="2443" w:author="Sacintha Raj" w:date="2023-01-26T00:27:00Z"/>
              <w:moveFrom w:id="2444" w:author="Sacintha Raj" w:date="2023-01-25T13:20:00Z"/>
              <w:sz w:val="24"/>
            </w:rPr>
          </w:rPrChange>
        </w:rPr>
        <w:pPrChange w:id="2445" w:author="Sacintha Raj" w:date="2023-01-26T00:28:00Z">
          <w:pPr/>
        </w:pPrChange>
      </w:pPr>
      <w:moveFrom w:id="2446" w:author="Sacintha Raj" w:date="2023-01-25T13:20:00Z">
        <w:del w:id="2447" w:author="Sacintha Raj" w:date="2023-01-26T00:27:00Z">
          <w:r w:rsidRPr="008436D9" w:rsidDel="008436D9">
            <w:rPr>
              <w:rPrChange w:id="2448" w:author="Sacintha Raj" w:date="2023-01-26T00:28:00Z">
                <w:rPr>
                  <w:b/>
                  <w:bCs/>
                  <w:sz w:val="20"/>
                  <w:szCs w:val="20"/>
                </w:rPr>
              </w:rPrChange>
            </w:rPr>
            <w:delText xml:space="preserve">Technical </w:delText>
          </w:r>
          <w:r w:rsidR="005301F0" w:rsidRPr="008436D9" w:rsidDel="008436D9">
            <w:rPr>
              <w:rPrChange w:id="2449" w:author="Sacintha Raj" w:date="2023-01-26T00:28:00Z">
                <w:rPr>
                  <w:b/>
                  <w:bCs/>
                  <w:sz w:val="20"/>
                  <w:szCs w:val="20"/>
                </w:rPr>
              </w:rPrChange>
            </w:rPr>
            <w:delText>Errors</w:delText>
          </w:r>
          <w:r w:rsidR="006D2828" w:rsidRPr="008436D9" w:rsidDel="008436D9">
            <w:rPr>
              <w:rPrChange w:id="2450" w:author="Sacintha Raj" w:date="2023-01-26T00:28:00Z">
                <w:rPr>
                  <w:b/>
                  <w:bCs/>
                  <w:sz w:val="20"/>
                  <w:szCs w:val="20"/>
                </w:rPr>
              </w:rPrChange>
            </w:rPr>
            <w:delText>:</w:delText>
          </w:r>
        </w:del>
      </w:moveFrom>
    </w:p>
    <w:p w14:paraId="58E963B8" w14:textId="768E4154" w:rsidR="007F1FF5" w:rsidRPr="008436D9" w:rsidDel="008436D9" w:rsidRDefault="009F42D4" w:rsidP="008436D9">
      <w:pPr>
        <w:pStyle w:val="ListParagraph"/>
        <w:numPr>
          <w:ilvl w:val="0"/>
          <w:numId w:val="8"/>
        </w:numPr>
        <w:spacing w:after="3" w:line="259" w:lineRule="auto"/>
        <w:rPr>
          <w:del w:id="2451" w:author="Sacintha Raj" w:date="2023-01-26T00:27:00Z"/>
          <w:moveFrom w:id="2452" w:author="Sacintha Raj" w:date="2023-01-25T13:20:00Z"/>
          <w:rPrChange w:id="2453" w:author="Sacintha Raj" w:date="2023-01-26T00:28:00Z">
            <w:rPr>
              <w:del w:id="2454" w:author="Sacintha Raj" w:date="2023-01-26T00:27:00Z"/>
              <w:moveFrom w:id="2455" w:author="Sacintha Raj" w:date="2023-01-25T13:20:00Z"/>
            </w:rPr>
          </w:rPrChange>
        </w:rPr>
        <w:pPrChange w:id="2456" w:author="Sacintha Raj" w:date="2023-01-26T00:28:00Z">
          <w:pPr/>
        </w:pPrChange>
      </w:pPr>
      <w:moveFrom w:id="2457" w:author="Sacintha Raj" w:date="2023-01-25T13:20:00Z">
        <w:del w:id="2458" w:author="Sacintha Raj" w:date="2023-01-26T00:27:00Z">
          <w:r w:rsidRPr="008436D9" w:rsidDel="008436D9">
            <w:rPr>
              <w:rPrChange w:id="2459" w:author="Sacintha Raj" w:date="2023-01-26T00:28:00Z">
                <w:rPr/>
              </w:rPrChange>
            </w:rPr>
            <w:delText xml:space="preserve">Any technical error like connectivity, authentication would need to be addressed by IT. </w:delText>
          </w:r>
          <w:r w:rsidR="00D8313F" w:rsidRPr="008436D9" w:rsidDel="008436D9">
            <w:rPr>
              <w:rPrChange w:id="2460" w:author="Sacintha Raj" w:date="2023-01-26T00:28:00Z">
                <w:rPr/>
              </w:rPrChange>
            </w:rPr>
            <w:delText>-rephrase</w:delText>
          </w:r>
        </w:del>
      </w:moveFrom>
    </w:p>
    <w:p w14:paraId="5DAD8ED2" w14:textId="2C8023B0" w:rsidR="00836242" w:rsidRPr="008436D9" w:rsidDel="008436D9" w:rsidRDefault="003F54C9" w:rsidP="008436D9">
      <w:pPr>
        <w:pStyle w:val="ListParagraph"/>
        <w:numPr>
          <w:ilvl w:val="0"/>
          <w:numId w:val="8"/>
        </w:numPr>
        <w:spacing w:after="3" w:line="259" w:lineRule="auto"/>
        <w:rPr>
          <w:del w:id="2461" w:author="Sacintha Raj" w:date="2023-01-26T00:27:00Z"/>
          <w:moveFrom w:id="2462" w:author="Sacintha Raj" w:date="2023-01-25T13:20:00Z"/>
          <w:rPrChange w:id="2463" w:author="Sacintha Raj" w:date="2023-01-26T00:28:00Z">
            <w:rPr>
              <w:del w:id="2464" w:author="Sacintha Raj" w:date="2023-01-26T00:27:00Z"/>
              <w:moveFrom w:id="2465" w:author="Sacintha Raj" w:date="2023-01-25T13:20:00Z"/>
            </w:rPr>
          </w:rPrChange>
        </w:rPr>
        <w:pPrChange w:id="2466" w:author="Sacintha Raj" w:date="2023-01-26T00:28:00Z">
          <w:pPr/>
        </w:pPrChange>
      </w:pPr>
      <w:moveFrom w:id="2467" w:author="Sacintha Raj" w:date="2023-01-25T13:20:00Z">
        <w:del w:id="2468" w:author="Sacintha Raj" w:date="2023-01-26T00:27:00Z">
          <w:r w:rsidRPr="008436D9" w:rsidDel="008436D9">
            <w:rPr>
              <w:rPrChange w:id="2469" w:author="Sacintha Raj" w:date="2023-01-26T00:28:00Z">
                <w:rPr>
                  <w:rFonts w:ascii="Calibri" w:hAnsi="Calibri" w:cs="Univers-CondensedBold"/>
                  <w:b/>
                  <w:bCs/>
                  <w:color w:val="BC851C"/>
                  <w:sz w:val="24"/>
                  <w:szCs w:val="26"/>
                </w:rPr>
              </w:rPrChange>
            </w:rPr>
            <w:delText xml:space="preserve">1.7.1 </w:delText>
          </w:r>
          <w:r w:rsidR="00836242" w:rsidRPr="008436D9" w:rsidDel="008436D9">
            <w:rPr>
              <w:rPrChange w:id="2470" w:author="Sacintha Raj" w:date="2023-01-26T00:28:00Z">
                <w:rPr>
                  <w:rFonts w:ascii="Calibri" w:hAnsi="Calibri" w:cs="Univers-CondensedBold"/>
                  <w:b/>
                  <w:bCs/>
                  <w:color w:val="BC851C"/>
                  <w:sz w:val="24"/>
                  <w:szCs w:val="26"/>
                </w:rPr>
              </w:rPrChange>
            </w:rPr>
            <w:delText>Security</w:delText>
          </w:r>
        </w:del>
      </w:moveFrom>
    </w:p>
    <w:p w14:paraId="3E9BA63B" w14:textId="6E987EE6" w:rsidR="003F54C9" w:rsidRPr="008436D9" w:rsidDel="008436D9" w:rsidRDefault="003F54C9" w:rsidP="008436D9">
      <w:pPr>
        <w:pStyle w:val="ListParagraph"/>
        <w:numPr>
          <w:ilvl w:val="0"/>
          <w:numId w:val="8"/>
        </w:numPr>
        <w:spacing w:after="3" w:line="259" w:lineRule="auto"/>
        <w:rPr>
          <w:del w:id="2471" w:author="Sacintha Raj" w:date="2023-01-26T00:27:00Z"/>
          <w:moveFrom w:id="2472" w:author="Sacintha Raj" w:date="2023-01-25T13:20:00Z"/>
          <w:rPrChange w:id="2473" w:author="Sacintha Raj" w:date="2023-01-26T00:28:00Z">
            <w:rPr>
              <w:del w:id="2474" w:author="Sacintha Raj" w:date="2023-01-26T00:27:00Z"/>
              <w:moveFrom w:id="2475" w:author="Sacintha Raj" w:date="2023-01-25T13:20:00Z"/>
            </w:rPr>
          </w:rPrChange>
        </w:rPr>
        <w:pPrChange w:id="2476" w:author="Sacintha Raj" w:date="2023-01-26T00:28:00Z">
          <w:pPr>
            <w:ind w:firstLine="425"/>
          </w:pPr>
        </w:pPrChange>
      </w:pPr>
      <w:moveFrom w:id="2477" w:author="Sacintha Raj" w:date="2023-01-25T13:20:00Z">
        <w:del w:id="2478" w:author="Sacintha Raj" w:date="2023-01-26T00:27:00Z">
          <w:r w:rsidRPr="008436D9" w:rsidDel="008436D9">
            <w:rPr>
              <w:rPrChange w:id="2479" w:author="Sacintha Raj" w:date="2023-01-26T00:28:00Z">
                <w:rPr/>
              </w:rPrChange>
            </w:rPr>
            <w:delText xml:space="preserve">Authentication mechanism to different end points that Fuse interface with needs to be agreed. </w:delText>
          </w:r>
        </w:del>
      </w:moveFrom>
    </w:p>
    <w:p w14:paraId="552C3103" w14:textId="48FA8622" w:rsidR="003F54C9" w:rsidRPr="008436D9" w:rsidDel="008436D9" w:rsidRDefault="003F54C9" w:rsidP="008436D9">
      <w:pPr>
        <w:pStyle w:val="ListParagraph"/>
        <w:numPr>
          <w:ilvl w:val="0"/>
          <w:numId w:val="8"/>
        </w:numPr>
        <w:spacing w:after="3" w:line="259" w:lineRule="auto"/>
        <w:rPr>
          <w:del w:id="2480" w:author="Sacintha Raj" w:date="2023-01-26T00:27:00Z"/>
          <w:moveFrom w:id="2481" w:author="Sacintha Raj" w:date="2023-01-25T13:20:00Z"/>
          <w:rPrChange w:id="2482" w:author="Sacintha Raj" w:date="2023-01-26T00:28:00Z">
            <w:rPr>
              <w:del w:id="2483" w:author="Sacintha Raj" w:date="2023-01-26T00:27:00Z"/>
              <w:moveFrom w:id="2484" w:author="Sacintha Raj" w:date="2023-01-25T13:20:00Z"/>
              <w:rFonts w:ascii="Calibri" w:hAnsi="Calibri" w:cs="Univers-CondensedBold"/>
              <w:b/>
              <w:bCs/>
              <w:color w:val="BC851C"/>
              <w:sz w:val="24"/>
              <w:szCs w:val="26"/>
            </w:rPr>
          </w:rPrChange>
        </w:rPr>
        <w:pPrChange w:id="2485" w:author="Sacintha Raj" w:date="2023-01-26T00:28:00Z">
          <w:pPr>
            <w:ind w:left="720"/>
          </w:pPr>
        </w:pPrChange>
      </w:pPr>
      <w:moveFrom w:id="2486" w:author="Sacintha Raj" w:date="2023-01-25T13:20:00Z">
        <w:del w:id="2487" w:author="Sacintha Raj" w:date="2023-01-26T00:27:00Z">
          <w:r w:rsidRPr="008436D9" w:rsidDel="008436D9">
            <w:rPr>
              <w:rPrChange w:id="2488" w:author="Sacintha Raj" w:date="2023-01-26T00:28:00Z">
                <w:rPr>
                  <w:rFonts w:ascii="Calibri" w:hAnsi="Calibri" w:cs="Univers-CondensedBold"/>
                  <w:b/>
                  <w:bCs/>
                  <w:color w:val="BC851C"/>
                  <w:sz w:val="24"/>
                  <w:szCs w:val="26"/>
                </w:rPr>
              </w:rPrChange>
            </w:rPr>
            <w:delText xml:space="preserve">Eclipse </w:delText>
          </w:r>
          <w:r w:rsidR="002F74EA" w:rsidRPr="008436D9" w:rsidDel="008436D9">
            <w:rPr>
              <w:rPrChange w:id="2489" w:author="Sacintha Raj" w:date="2023-01-26T00:28:00Z">
                <w:rPr>
                  <w:rFonts w:ascii="Calibri" w:hAnsi="Calibri" w:cs="Univers-CondensedBold"/>
                  <w:b/>
                  <w:bCs/>
                  <w:color w:val="BC851C"/>
                  <w:sz w:val="24"/>
                  <w:szCs w:val="26"/>
                </w:rPr>
              </w:rPrChange>
            </w:rPr>
            <w:delText>API:</w:delText>
          </w:r>
          <w:r w:rsidRPr="008436D9" w:rsidDel="008436D9">
            <w:rPr>
              <w:rPrChange w:id="2490" w:author="Sacintha Raj" w:date="2023-01-26T00:28:00Z">
                <w:rPr>
                  <w:rFonts w:ascii="Calibri" w:hAnsi="Calibri" w:cs="Univers-CondensedBold"/>
                  <w:b/>
                  <w:bCs/>
                  <w:color w:val="BC851C"/>
                  <w:sz w:val="24"/>
                  <w:szCs w:val="26"/>
                </w:rPr>
              </w:rPrChange>
            </w:rPr>
            <w:delText xml:space="preserve"> </w:delText>
          </w:r>
        </w:del>
      </w:moveFrom>
    </w:p>
    <w:p w14:paraId="12D218BC" w14:textId="13D77F2E" w:rsidR="00114C5C" w:rsidRPr="008436D9" w:rsidDel="008436D9" w:rsidRDefault="00B138A4" w:rsidP="008436D9">
      <w:pPr>
        <w:pStyle w:val="ListParagraph"/>
        <w:numPr>
          <w:ilvl w:val="0"/>
          <w:numId w:val="8"/>
        </w:numPr>
        <w:spacing w:after="3" w:line="259" w:lineRule="auto"/>
        <w:rPr>
          <w:del w:id="2491" w:author="Sacintha Raj" w:date="2023-01-26T00:27:00Z"/>
          <w:moveFrom w:id="2492" w:author="Sacintha Raj" w:date="2023-01-25T13:20:00Z"/>
          <w:rPrChange w:id="2493" w:author="Sacintha Raj" w:date="2023-01-26T00:28:00Z">
            <w:rPr>
              <w:del w:id="2494" w:author="Sacintha Raj" w:date="2023-01-26T00:27:00Z"/>
              <w:moveFrom w:id="2495" w:author="Sacintha Raj" w:date="2023-01-25T13:20:00Z"/>
            </w:rPr>
          </w:rPrChange>
        </w:rPr>
        <w:pPrChange w:id="2496" w:author="Sacintha Raj" w:date="2023-01-26T00:28:00Z">
          <w:pPr>
            <w:ind w:left="720"/>
          </w:pPr>
        </w:pPrChange>
      </w:pPr>
      <w:moveFrom w:id="2497" w:author="Sacintha Raj" w:date="2023-01-25T13:20:00Z">
        <w:del w:id="2498" w:author="Sacintha Raj" w:date="2023-01-26T00:27:00Z">
          <w:r w:rsidRPr="008436D9" w:rsidDel="008436D9">
            <w:rPr>
              <w:rPrChange w:id="2499" w:author="Sacintha Raj" w:date="2023-01-26T00:28:00Z">
                <w:rPr/>
              </w:rPrChange>
            </w:rPr>
            <w:delText>Eclipse Api does need any security requirements</w:delText>
          </w:r>
        </w:del>
      </w:moveFrom>
    </w:p>
    <w:p w14:paraId="7C7CAB7A" w14:textId="479B3367" w:rsidR="003F54C9" w:rsidRPr="008436D9" w:rsidDel="008436D9" w:rsidRDefault="00892686" w:rsidP="008436D9">
      <w:pPr>
        <w:pStyle w:val="ListParagraph"/>
        <w:numPr>
          <w:ilvl w:val="0"/>
          <w:numId w:val="8"/>
        </w:numPr>
        <w:spacing w:after="3" w:line="259" w:lineRule="auto"/>
        <w:rPr>
          <w:del w:id="2500" w:author="Sacintha Raj" w:date="2023-01-26T00:27:00Z"/>
          <w:moveFrom w:id="2501" w:author="Sacintha Raj" w:date="2023-01-25T13:20:00Z"/>
          <w:rPrChange w:id="2502" w:author="Sacintha Raj" w:date="2023-01-26T00:28:00Z">
            <w:rPr>
              <w:del w:id="2503" w:author="Sacintha Raj" w:date="2023-01-26T00:27:00Z"/>
              <w:moveFrom w:id="2504" w:author="Sacintha Raj" w:date="2023-01-25T13:20:00Z"/>
              <w:rFonts w:ascii="Calibri" w:hAnsi="Calibri" w:cs="Univers-CondensedBold"/>
              <w:b/>
              <w:bCs/>
              <w:color w:val="BC851C"/>
              <w:sz w:val="24"/>
              <w:szCs w:val="26"/>
            </w:rPr>
          </w:rPrChange>
        </w:rPr>
        <w:pPrChange w:id="2505" w:author="Sacintha Raj" w:date="2023-01-26T00:28:00Z">
          <w:pPr>
            <w:ind w:left="720"/>
          </w:pPr>
        </w:pPrChange>
      </w:pPr>
      <w:moveFrom w:id="2506" w:author="Sacintha Raj" w:date="2023-01-25T13:20:00Z">
        <w:del w:id="2507" w:author="Sacintha Raj" w:date="2023-01-26T00:27:00Z">
          <w:r w:rsidRPr="008436D9" w:rsidDel="008436D9">
            <w:rPr>
              <w:rPrChange w:id="2508" w:author="Sacintha Raj" w:date="2023-01-26T00:28:00Z">
                <w:rPr>
                  <w:rFonts w:ascii="Calibri" w:hAnsi="Calibri" w:cs="Univers-CondensedBold"/>
                  <w:b/>
                  <w:bCs/>
                  <w:color w:val="BC851C"/>
                  <w:sz w:val="24"/>
                  <w:szCs w:val="26"/>
                </w:rPr>
              </w:rPrChange>
            </w:rPr>
            <w:delText xml:space="preserve">CyberArk </w:delText>
          </w:r>
        </w:del>
      </w:moveFrom>
    </w:p>
    <w:p w14:paraId="226559C9" w14:textId="5F62E577" w:rsidR="000C5EC8" w:rsidRPr="008436D9" w:rsidDel="008436D9" w:rsidRDefault="000C5EC8" w:rsidP="008436D9">
      <w:pPr>
        <w:pStyle w:val="ListParagraph"/>
        <w:numPr>
          <w:ilvl w:val="0"/>
          <w:numId w:val="8"/>
        </w:numPr>
        <w:spacing w:after="3" w:line="259" w:lineRule="auto"/>
        <w:rPr>
          <w:del w:id="2509" w:author="Sacintha Raj" w:date="2023-01-26T00:27:00Z"/>
          <w:moveFrom w:id="2510" w:author="Sacintha Raj" w:date="2023-01-25T13:20:00Z"/>
          <w:rPrChange w:id="2511" w:author="Sacintha Raj" w:date="2023-01-26T00:28:00Z">
            <w:rPr>
              <w:del w:id="2512" w:author="Sacintha Raj" w:date="2023-01-26T00:27:00Z"/>
              <w:moveFrom w:id="2513" w:author="Sacintha Raj" w:date="2023-01-25T13:20:00Z"/>
            </w:rPr>
          </w:rPrChange>
        </w:rPr>
        <w:pPrChange w:id="2514" w:author="Sacintha Raj" w:date="2023-01-26T00:28:00Z">
          <w:pPr>
            <w:ind w:left="720"/>
          </w:pPr>
        </w:pPrChange>
      </w:pPr>
      <w:moveFrom w:id="2515" w:author="Sacintha Raj" w:date="2023-01-25T13:20:00Z">
        <w:del w:id="2516" w:author="Sacintha Raj" w:date="2023-01-26T00:27:00Z">
          <w:r w:rsidRPr="008436D9" w:rsidDel="008436D9">
            <w:rPr>
              <w:rPrChange w:id="2517" w:author="Sacintha Raj" w:date="2023-01-26T00:28:00Z">
                <w:rPr/>
              </w:rPrChange>
            </w:rPr>
            <w:delText xml:space="preserve"> All sen</w:delText>
          </w:r>
          <w:r w:rsidR="00163D51" w:rsidRPr="008436D9" w:rsidDel="008436D9">
            <w:rPr>
              <w:rPrChange w:id="2518" w:author="Sacintha Raj" w:date="2023-01-26T00:28:00Z">
                <w:rPr/>
              </w:rPrChange>
            </w:rPr>
            <w:delText>si</w:delText>
          </w:r>
          <w:r w:rsidRPr="008436D9" w:rsidDel="008436D9">
            <w:rPr>
              <w:rPrChange w:id="2519" w:author="Sacintha Raj" w:date="2023-01-26T00:28:00Z">
                <w:rPr/>
              </w:rPrChange>
            </w:rPr>
            <w:delText xml:space="preserve">tive information like passwords would be saved in CyberArk. </w:delText>
          </w:r>
        </w:del>
      </w:moveFrom>
    </w:p>
    <w:p w14:paraId="2B3D3732" w14:textId="61C924FB" w:rsidR="000C5EC8" w:rsidRPr="008436D9" w:rsidDel="008436D9" w:rsidRDefault="000C5EC8" w:rsidP="008436D9">
      <w:pPr>
        <w:pStyle w:val="ListParagraph"/>
        <w:numPr>
          <w:ilvl w:val="0"/>
          <w:numId w:val="8"/>
        </w:numPr>
        <w:spacing w:after="3" w:line="259" w:lineRule="auto"/>
        <w:rPr>
          <w:del w:id="2520" w:author="Sacintha Raj" w:date="2023-01-26T00:27:00Z"/>
          <w:moveFrom w:id="2521" w:author="Sacintha Raj" w:date="2023-01-25T13:20:00Z"/>
          <w:rPrChange w:id="2522" w:author="Sacintha Raj" w:date="2023-01-26T00:28:00Z">
            <w:rPr>
              <w:del w:id="2523" w:author="Sacintha Raj" w:date="2023-01-26T00:27:00Z"/>
              <w:moveFrom w:id="2524" w:author="Sacintha Raj" w:date="2023-01-25T13:20:00Z"/>
            </w:rPr>
          </w:rPrChange>
        </w:rPr>
        <w:pPrChange w:id="2525" w:author="Sacintha Raj" w:date="2023-01-26T00:28:00Z">
          <w:pPr>
            <w:ind w:left="720"/>
          </w:pPr>
        </w:pPrChange>
      </w:pPr>
      <w:moveFrom w:id="2526" w:author="Sacintha Raj" w:date="2023-01-25T13:20:00Z">
        <w:del w:id="2527" w:author="Sacintha Raj" w:date="2023-01-26T00:27:00Z">
          <w:r w:rsidRPr="008436D9" w:rsidDel="008436D9">
            <w:rPr>
              <w:rPrChange w:id="2528" w:author="Sacintha Raj" w:date="2023-01-26T00:28:00Z">
                <w:rPr/>
              </w:rPrChange>
            </w:rPr>
            <w:delText xml:space="preserve"> </w:delText>
          </w:r>
          <w:r w:rsidR="00D80C53" w:rsidRPr="008436D9" w:rsidDel="008436D9">
            <w:rPr>
              <w:rPrChange w:id="2529" w:author="Sacintha Raj" w:date="2023-01-26T00:28:00Z">
                <w:rPr/>
              </w:rPrChange>
            </w:rPr>
            <w:delText>Fuse</w:delText>
          </w:r>
          <w:r w:rsidRPr="008436D9" w:rsidDel="008436D9">
            <w:rPr>
              <w:rPrChange w:id="2530" w:author="Sacintha Raj" w:date="2023-01-26T00:28:00Z">
                <w:rPr/>
              </w:rPrChange>
            </w:rPr>
            <w:delText xml:space="preserve"> would pull the same at runtime and not stored in application config properties. </w:delText>
          </w:r>
        </w:del>
      </w:moveFrom>
    </w:p>
    <w:p w14:paraId="7FE3D235" w14:textId="21ACFBE2" w:rsidR="000C5EC8" w:rsidRPr="008436D9" w:rsidDel="008436D9" w:rsidRDefault="000C5EC8" w:rsidP="008436D9">
      <w:pPr>
        <w:pStyle w:val="ListParagraph"/>
        <w:numPr>
          <w:ilvl w:val="0"/>
          <w:numId w:val="8"/>
        </w:numPr>
        <w:spacing w:after="3" w:line="259" w:lineRule="auto"/>
        <w:rPr>
          <w:del w:id="2531" w:author="Sacintha Raj" w:date="2023-01-26T00:27:00Z"/>
          <w:moveFrom w:id="2532" w:author="Sacintha Raj" w:date="2023-01-25T13:20:00Z"/>
          <w:rPrChange w:id="2533" w:author="Sacintha Raj" w:date="2023-01-26T00:28:00Z">
            <w:rPr>
              <w:del w:id="2534" w:author="Sacintha Raj" w:date="2023-01-26T00:27:00Z"/>
              <w:moveFrom w:id="2535" w:author="Sacintha Raj" w:date="2023-01-25T13:20:00Z"/>
              <w:rFonts w:ascii="Calibri" w:hAnsi="Calibri" w:cs="Univers-CondensedBold"/>
              <w:b/>
              <w:bCs/>
              <w:color w:val="BC851C"/>
              <w:sz w:val="24"/>
              <w:szCs w:val="26"/>
            </w:rPr>
          </w:rPrChange>
        </w:rPr>
        <w:pPrChange w:id="2536" w:author="Sacintha Raj" w:date="2023-01-26T00:28:00Z">
          <w:pPr>
            <w:ind w:left="720"/>
          </w:pPr>
        </w:pPrChange>
      </w:pPr>
      <w:moveFrom w:id="2537" w:author="Sacintha Raj" w:date="2023-01-25T13:20:00Z">
        <w:del w:id="2538" w:author="Sacintha Raj" w:date="2023-01-26T00:27:00Z">
          <w:r w:rsidRPr="008436D9" w:rsidDel="008436D9">
            <w:rPr>
              <w:rPrChange w:id="2539" w:author="Sacintha Raj" w:date="2023-01-26T00:28:00Z">
                <w:rPr>
                  <w:rFonts w:ascii="Calibri" w:hAnsi="Calibri" w:cs="Univers-CondensedBold"/>
                  <w:b/>
                  <w:bCs/>
                  <w:color w:val="BC851C"/>
                  <w:sz w:val="24"/>
                  <w:szCs w:val="26"/>
                </w:rPr>
              </w:rPrChange>
            </w:rPr>
            <w:delText xml:space="preserve">Encryption </w:delText>
          </w:r>
        </w:del>
      </w:moveFrom>
    </w:p>
    <w:p w14:paraId="1262B58A" w14:textId="54677100" w:rsidR="00EF1AAE" w:rsidRPr="008436D9" w:rsidDel="008436D9" w:rsidRDefault="00D8313F" w:rsidP="008436D9">
      <w:pPr>
        <w:pStyle w:val="ListParagraph"/>
        <w:numPr>
          <w:ilvl w:val="0"/>
          <w:numId w:val="8"/>
        </w:numPr>
        <w:spacing w:after="3" w:line="259" w:lineRule="auto"/>
        <w:rPr>
          <w:del w:id="2540" w:author="Sacintha Raj" w:date="2023-01-26T00:27:00Z"/>
          <w:moveFrom w:id="2541" w:author="Sacintha Raj" w:date="2023-01-25T13:20:00Z"/>
          <w:rPrChange w:id="2542" w:author="Sacintha Raj" w:date="2023-01-26T00:28:00Z">
            <w:rPr>
              <w:del w:id="2543" w:author="Sacintha Raj" w:date="2023-01-26T00:27:00Z"/>
              <w:moveFrom w:id="2544" w:author="Sacintha Raj" w:date="2023-01-25T13:20:00Z"/>
            </w:rPr>
          </w:rPrChange>
        </w:rPr>
        <w:pPrChange w:id="2545" w:author="Sacintha Raj" w:date="2023-01-26T00:28:00Z">
          <w:pPr>
            <w:ind w:left="720"/>
          </w:pPr>
        </w:pPrChange>
      </w:pPr>
      <w:moveFrom w:id="2546" w:author="Sacintha Raj" w:date="2023-01-25T13:20:00Z">
        <w:del w:id="2547" w:author="Sacintha Raj" w:date="2023-01-26T00:27:00Z">
          <w:r w:rsidRPr="008436D9" w:rsidDel="008436D9">
            <w:rPr>
              <w:rPrChange w:id="2548" w:author="Sacintha Raj" w:date="2023-01-26T00:28:00Z">
                <w:rPr/>
              </w:rPrChange>
            </w:rPr>
            <w:delText xml:space="preserve">Connection metadata </w:delText>
          </w:r>
          <w:r w:rsidR="000C5EC8" w:rsidRPr="008436D9" w:rsidDel="008436D9">
            <w:rPr>
              <w:rPrChange w:id="2549" w:author="Sacintha Raj" w:date="2023-01-26T00:28:00Z">
                <w:rPr/>
              </w:rPrChange>
            </w:rPr>
            <w:delText xml:space="preserve">data like CyberArk account details will be saved in application property files but encrypted using JCE libraries. </w:delText>
          </w:r>
        </w:del>
      </w:moveFrom>
    </w:p>
    <w:p w14:paraId="44F6AA67" w14:textId="1F66F9A6" w:rsidR="00EF1AAE" w:rsidRPr="008436D9" w:rsidDel="008436D9" w:rsidRDefault="00EF1AAE" w:rsidP="008436D9">
      <w:pPr>
        <w:pStyle w:val="ListParagraph"/>
        <w:numPr>
          <w:ilvl w:val="0"/>
          <w:numId w:val="8"/>
        </w:numPr>
        <w:spacing w:after="3" w:line="259" w:lineRule="auto"/>
        <w:rPr>
          <w:del w:id="2550" w:author="Sacintha Raj" w:date="2023-01-26T00:27:00Z"/>
          <w:moveFrom w:id="2551" w:author="Sacintha Raj" w:date="2023-01-25T13:20:00Z"/>
          <w:rPrChange w:id="2552" w:author="Sacintha Raj" w:date="2023-01-26T00:28:00Z">
            <w:rPr>
              <w:del w:id="2553" w:author="Sacintha Raj" w:date="2023-01-26T00:27:00Z"/>
              <w:moveFrom w:id="2554" w:author="Sacintha Raj" w:date="2023-01-25T13:20:00Z"/>
            </w:rPr>
          </w:rPrChange>
        </w:rPr>
        <w:pPrChange w:id="2555" w:author="Sacintha Raj" w:date="2023-01-26T00:28:00Z">
          <w:pPr>
            <w:ind w:left="720"/>
          </w:pPr>
        </w:pPrChange>
      </w:pPr>
    </w:p>
    <w:p w14:paraId="15DCBDCB" w14:textId="027F593E" w:rsidR="003B537E" w:rsidRPr="008436D9" w:rsidDel="008436D9" w:rsidRDefault="003B537E" w:rsidP="008436D9">
      <w:pPr>
        <w:pStyle w:val="ListParagraph"/>
        <w:numPr>
          <w:ilvl w:val="0"/>
          <w:numId w:val="8"/>
        </w:numPr>
        <w:spacing w:after="3" w:line="259" w:lineRule="auto"/>
        <w:rPr>
          <w:del w:id="2556" w:author="Sacintha Raj" w:date="2023-01-26T00:27:00Z"/>
          <w:moveFrom w:id="2557" w:author="Sacintha Raj" w:date="2023-01-25T13:20:00Z"/>
          <w:rPrChange w:id="2558" w:author="Sacintha Raj" w:date="2023-01-26T00:28:00Z">
            <w:rPr>
              <w:del w:id="2559" w:author="Sacintha Raj" w:date="2023-01-26T00:27:00Z"/>
              <w:moveFrom w:id="2560" w:author="Sacintha Raj" w:date="2023-01-25T13:20:00Z"/>
              <w:rFonts w:ascii="Calibri" w:hAnsi="Calibri" w:cs="Univers-CondensedBold"/>
              <w:b/>
              <w:bCs/>
              <w:color w:val="BC851C"/>
              <w:sz w:val="24"/>
              <w:szCs w:val="26"/>
            </w:rPr>
          </w:rPrChange>
        </w:rPr>
        <w:pPrChange w:id="2561" w:author="Sacintha Raj" w:date="2023-01-26T00:28:00Z">
          <w:pPr/>
        </w:pPrChange>
      </w:pPr>
      <w:moveFrom w:id="2562" w:author="Sacintha Raj" w:date="2023-01-25T13:20:00Z">
        <w:del w:id="2563" w:author="Sacintha Raj" w:date="2023-01-26T00:27:00Z">
          <w:r w:rsidRPr="008436D9" w:rsidDel="008436D9">
            <w:rPr>
              <w:rPrChange w:id="2564" w:author="Sacintha Raj" w:date="2023-01-26T00:28:00Z">
                <w:rPr>
                  <w:rFonts w:ascii="Calibri" w:hAnsi="Calibri" w:cs="Univers-CondensedBold"/>
                  <w:b/>
                  <w:bCs/>
                  <w:color w:val="BC851C"/>
                  <w:sz w:val="24"/>
                  <w:szCs w:val="26"/>
                </w:rPr>
              </w:rPrChange>
            </w:rPr>
            <w:delText>1.7.2 Performance</w:delText>
          </w:r>
        </w:del>
      </w:moveFrom>
    </w:p>
    <w:p w14:paraId="7F5B2AEA" w14:textId="21E2B704" w:rsidR="003B537E" w:rsidRPr="008436D9" w:rsidDel="008436D9" w:rsidRDefault="003B537E" w:rsidP="008436D9">
      <w:pPr>
        <w:pStyle w:val="ListParagraph"/>
        <w:numPr>
          <w:ilvl w:val="0"/>
          <w:numId w:val="8"/>
        </w:numPr>
        <w:spacing w:after="3" w:line="259" w:lineRule="auto"/>
        <w:rPr>
          <w:del w:id="2565" w:author="Sacintha Raj" w:date="2023-01-26T00:27:00Z"/>
          <w:moveFrom w:id="2566" w:author="Sacintha Raj" w:date="2023-01-25T13:20:00Z"/>
          <w:rPrChange w:id="2567" w:author="Sacintha Raj" w:date="2023-01-26T00:28:00Z">
            <w:rPr>
              <w:del w:id="2568" w:author="Sacintha Raj" w:date="2023-01-26T00:27:00Z"/>
              <w:moveFrom w:id="2569" w:author="Sacintha Raj" w:date="2023-01-25T13:20:00Z"/>
            </w:rPr>
          </w:rPrChange>
        </w:rPr>
        <w:pPrChange w:id="2570" w:author="Sacintha Raj" w:date="2023-01-26T00:28:00Z">
          <w:pPr/>
        </w:pPrChange>
      </w:pPr>
      <w:moveFrom w:id="2571" w:author="Sacintha Raj" w:date="2023-01-25T13:20:00Z">
        <w:del w:id="2572" w:author="Sacintha Raj" w:date="2023-01-26T00:27:00Z">
          <w:r w:rsidRPr="008436D9" w:rsidDel="008436D9">
            <w:rPr>
              <w:rPrChange w:id="2573" w:author="Sacintha Raj" w:date="2023-01-26T00:28:00Z">
                <w:rPr/>
              </w:rPrChange>
            </w:rPr>
            <w:delText xml:space="preserve">Near time </w:delText>
          </w:r>
          <w:r w:rsidR="00120E7B" w:rsidRPr="008436D9" w:rsidDel="008436D9">
            <w:rPr>
              <w:rPrChange w:id="2574" w:author="Sacintha Raj" w:date="2023-01-26T00:28:00Z">
                <w:rPr/>
              </w:rPrChange>
            </w:rPr>
            <w:delText xml:space="preserve">integration is expected between </w:delText>
          </w:r>
          <w:r w:rsidR="0006678D" w:rsidRPr="008436D9" w:rsidDel="008436D9">
            <w:rPr>
              <w:rPrChange w:id="2575" w:author="Sacintha Raj" w:date="2023-01-26T00:28:00Z">
                <w:rPr/>
              </w:rPrChange>
            </w:rPr>
            <w:delText xml:space="preserve">CMS </w:delText>
          </w:r>
          <w:r w:rsidR="00120E7B" w:rsidRPr="008436D9" w:rsidDel="008436D9">
            <w:rPr>
              <w:rPrChange w:id="2576" w:author="Sacintha Raj" w:date="2023-01-26T00:28:00Z">
                <w:rPr/>
              </w:rPrChange>
            </w:rPr>
            <w:delText xml:space="preserve">and Eclipse. </w:delText>
          </w:r>
        </w:del>
      </w:moveFrom>
    </w:p>
    <w:p w14:paraId="1FAB1819" w14:textId="1193DF29" w:rsidR="00BC517B" w:rsidRPr="008436D9" w:rsidDel="008436D9" w:rsidRDefault="00BC517B" w:rsidP="008436D9">
      <w:pPr>
        <w:pStyle w:val="ListParagraph"/>
        <w:numPr>
          <w:ilvl w:val="0"/>
          <w:numId w:val="8"/>
        </w:numPr>
        <w:spacing w:after="3" w:line="259" w:lineRule="auto"/>
        <w:rPr>
          <w:del w:id="2577" w:author="Sacintha Raj" w:date="2023-01-26T00:27:00Z"/>
          <w:moveFrom w:id="2578" w:author="Sacintha Raj" w:date="2023-01-25T13:20:00Z"/>
          <w:rPrChange w:id="2579" w:author="Sacintha Raj" w:date="2023-01-26T00:28:00Z">
            <w:rPr>
              <w:del w:id="2580" w:author="Sacintha Raj" w:date="2023-01-26T00:27:00Z"/>
              <w:moveFrom w:id="2581" w:author="Sacintha Raj" w:date="2023-01-25T13:20:00Z"/>
              <w:b/>
              <w:bCs/>
              <w:szCs w:val="18"/>
            </w:rPr>
          </w:rPrChange>
        </w:rPr>
        <w:pPrChange w:id="2582" w:author="Sacintha Raj" w:date="2023-01-26T00:28:00Z">
          <w:pPr/>
        </w:pPrChange>
      </w:pPr>
    </w:p>
    <w:p w14:paraId="023AAF05" w14:textId="494ED956" w:rsidR="002316C2" w:rsidRPr="008436D9" w:rsidDel="008436D9" w:rsidRDefault="002316C2" w:rsidP="008436D9">
      <w:pPr>
        <w:pStyle w:val="ListParagraph"/>
        <w:numPr>
          <w:ilvl w:val="0"/>
          <w:numId w:val="8"/>
        </w:numPr>
        <w:spacing w:after="3" w:line="259" w:lineRule="auto"/>
        <w:rPr>
          <w:del w:id="2583" w:author="Sacintha Raj" w:date="2023-01-26T00:27:00Z"/>
          <w:moveFrom w:id="2584" w:author="Sacintha Raj" w:date="2023-01-25T13:20:00Z"/>
          <w:rPrChange w:id="2585" w:author="Sacintha Raj" w:date="2023-01-26T00:28:00Z">
            <w:rPr>
              <w:del w:id="2586" w:author="Sacintha Raj" w:date="2023-01-26T00:27:00Z"/>
              <w:moveFrom w:id="2587" w:author="Sacintha Raj" w:date="2023-01-25T13:20:00Z"/>
              <w:rFonts w:ascii="Calibri" w:hAnsi="Calibri" w:cs="Univers-CondensedBold"/>
              <w:b/>
              <w:bCs/>
              <w:color w:val="BC851C"/>
              <w:sz w:val="24"/>
              <w:szCs w:val="26"/>
            </w:rPr>
          </w:rPrChange>
        </w:rPr>
        <w:pPrChange w:id="2588" w:author="Sacintha Raj" w:date="2023-01-26T00:28:00Z">
          <w:pPr/>
        </w:pPrChange>
      </w:pPr>
      <w:bookmarkStart w:id="2589" w:name="_Toc95306122"/>
      <w:moveFrom w:id="2590" w:author="Sacintha Raj" w:date="2023-01-25T13:20:00Z">
        <w:del w:id="2591" w:author="Sacintha Raj" w:date="2023-01-26T00:27:00Z">
          <w:r w:rsidRPr="008436D9" w:rsidDel="008436D9">
            <w:rPr>
              <w:rPrChange w:id="2592" w:author="Sacintha Raj" w:date="2023-01-26T00:28:00Z">
                <w:rPr>
                  <w:rFonts w:ascii="Calibri" w:hAnsi="Calibri" w:cs="Univers-CondensedBold"/>
                  <w:b/>
                  <w:bCs/>
                  <w:color w:val="BC851C"/>
                  <w:sz w:val="24"/>
                  <w:szCs w:val="26"/>
                </w:rPr>
              </w:rPrChange>
            </w:rPr>
            <w:delText>1.7.4</w:delText>
          </w:r>
          <w:r w:rsidRPr="008436D9" w:rsidDel="008436D9">
            <w:rPr>
              <w:rPrChange w:id="2593" w:author="Sacintha Raj" w:date="2023-01-26T00:28:00Z">
                <w:rPr>
                  <w:rFonts w:ascii="Calibri" w:hAnsi="Calibri" w:cs="Univers-CondensedBold"/>
                  <w:b/>
                  <w:bCs/>
                  <w:color w:val="BC851C"/>
                  <w:sz w:val="24"/>
                  <w:szCs w:val="26"/>
                </w:rPr>
              </w:rPrChange>
            </w:rPr>
            <w:tab/>
            <w:delText>Logging</w:delText>
          </w:r>
          <w:bookmarkEnd w:id="2589"/>
          <w:r w:rsidRPr="008436D9" w:rsidDel="008436D9">
            <w:rPr>
              <w:rPrChange w:id="2594" w:author="Sacintha Raj" w:date="2023-01-26T00:28:00Z">
                <w:rPr>
                  <w:rFonts w:ascii="Calibri" w:hAnsi="Calibri" w:cs="Univers-CondensedBold"/>
                  <w:b/>
                  <w:bCs/>
                  <w:color w:val="BC851C"/>
                  <w:sz w:val="24"/>
                  <w:szCs w:val="26"/>
                </w:rPr>
              </w:rPrChange>
            </w:rPr>
            <w:delText xml:space="preserve"> </w:delText>
          </w:r>
        </w:del>
      </w:moveFrom>
    </w:p>
    <w:p w14:paraId="1833482F" w14:textId="7394AA47" w:rsidR="00E335BD" w:rsidRPr="008436D9" w:rsidDel="008436D9" w:rsidRDefault="00E335BD" w:rsidP="008436D9">
      <w:pPr>
        <w:pStyle w:val="ListParagraph"/>
        <w:numPr>
          <w:ilvl w:val="0"/>
          <w:numId w:val="8"/>
        </w:numPr>
        <w:spacing w:after="3" w:line="259" w:lineRule="auto"/>
        <w:rPr>
          <w:del w:id="2595" w:author="Sacintha Raj" w:date="2023-01-26T00:27:00Z"/>
          <w:moveFrom w:id="2596" w:author="Sacintha Raj" w:date="2023-01-25T13:20:00Z"/>
          <w:rPrChange w:id="2597" w:author="Sacintha Raj" w:date="2023-01-26T00:28:00Z">
            <w:rPr>
              <w:del w:id="2598" w:author="Sacintha Raj" w:date="2023-01-26T00:27:00Z"/>
              <w:moveFrom w:id="2599" w:author="Sacintha Raj" w:date="2023-01-25T13:20:00Z"/>
            </w:rPr>
          </w:rPrChange>
        </w:rPr>
        <w:pPrChange w:id="2600" w:author="Sacintha Raj" w:date="2023-01-26T00:28:00Z">
          <w:pPr/>
        </w:pPrChange>
      </w:pPr>
      <w:moveFrom w:id="2601" w:author="Sacintha Raj" w:date="2023-01-25T13:20:00Z">
        <w:del w:id="2602" w:author="Sacintha Raj" w:date="2023-01-26T00:27:00Z">
          <w:r w:rsidRPr="008436D9" w:rsidDel="008436D9">
            <w:rPr>
              <w:rPrChange w:id="2603" w:author="Sacintha Raj" w:date="2023-01-26T00:28:00Z">
                <w:rPr/>
              </w:rPrChange>
            </w:rPr>
            <w:delText xml:space="preserve">Standard Logs are configured in CloudWatch and can be viewed and tracked using CloudWatch login. </w:delText>
          </w:r>
        </w:del>
      </w:moveFrom>
    </w:p>
    <w:p w14:paraId="3BF80A39" w14:textId="0AD1190C" w:rsidR="002D2424" w:rsidRPr="008436D9" w:rsidDel="008436D9" w:rsidRDefault="007A6DCA" w:rsidP="008436D9">
      <w:pPr>
        <w:pStyle w:val="ListParagraph"/>
        <w:numPr>
          <w:ilvl w:val="0"/>
          <w:numId w:val="8"/>
        </w:numPr>
        <w:spacing w:after="3" w:line="259" w:lineRule="auto"/>
        <w:rPr>
          <w:del w:id="2604" w:author="Sacintha Raj" w:date="2023-01-26T00:28:00Z"/>
          <w:rPrChange w:id="2605" w:author="Sacintha Raj" w:date="2023-01-26T00:28:00Z">
            <w:rPr>
              <w:del w:id="2606" w:author="Sacintha Raj" w:date="2023-01-26T00:28:00Z"/>
            </w:rPr>
          </w:rPrChange>
        </w:rPr>
        <w:pPrChange w:id="2607" w:author="Sacintha Raj" w:date="2023-01-26T00:28:00Z">
          <w:pPr>
            <w:pStyle w:val="Heading2"/>
            <w:numPr>
              <w:ilvl w:val="0"/>
              <w:numId w:val="0"/>
            </w:numPr>
            <w:ind w:firstLine="0"/>
          </w:pPr>
        </w:pPrChange>
      </w:pPr>
      <w:moveFrom w:id="2608" w:author="Sacintha Raj" w:date="2023-01-25T13:20:00Z">
        <w:del w:id="2609" w:author="Sacintha Raj" w:date="2023-01-26T00:27:00Z">
          <w:r w:rsidRPr="008436D9" w:rsidDel="008436D9">
            <w:rPr>
              <w:rPrChange w:id="2610" w:author="Sacintha Raj" w:date="2023-01-26T00:28:00Z">
                <w:rPr/>
              </w:rPrChange>
            </w:rPr>
            <w:br w:type="page"/>
          </w:r>
        </w:del>
      </w:moveFrom>
      <w:bookmarkStart w:id="2611" w:name="_Toc467235691"/>
      <w:moveFromRangeEnd w:id="2321"/>
      <w:del w:id="2612" w:author="Sacintha Raj" w:date="2023-01-24T13:19:00Z">
        <w:r w:rsidRPr="008436D9" w:rsidDel="004B4F4B">
          <w:rPr>
            <w:rPrChange w:id="2613" w:author="Sacintha Raj" w:date="2023-01-26T00:28:00Z">
              <w:rPr/>
            </w:rPrChange>
          </w:rPr>
          <w:delText xml:space="preserve">Architecture </w:delText>
        </w:r>
      </w:del>
      <w:del w:id="2614" w:author="Sacintha Raj" w:date="2023-01-26T00:21:00Z">
        <w:r w:rsidRPr="008436D9" w:rsidDel="008436D9">
          <w:rPr>
            <w:rPrChange w:id="2615" w:author="Sacintha Raj" w:date="2023-01-26T00:28:00Z">
              <w:rPr/>
            </w:rPrChange>
          </w:rPr>
          <w:delText>O</w:delText>
        </w:r>
      </w:del>
      <w:del w:id="2616" w:author="Sacintha Raj" w:date="2023-01-26T00:17:00Z">
        <w:r w:rsidRPr="008436D9" w:rsidDel="00F46F6F">
          <w:rPr>
            <w:rPrChange w:id="2617" w:author="Sacintha Raj" w:date="2023-01-26T00:28:00Z">
              <w:rPr/>
            </w:rPrChange>
          </w:rPr>
          <w:delText>bjectives</w:delText>
        </w:r>
      </w:del>
      <w:bookmarkEnd w:id="2611"/>
    </w:p>
    <w:p w14:paraId="42E1189B" w14:textId="66676599" w:rsidR="002316C2" w:rsidRDefault="006D2828" w:rsidP="008436D9">
      <w:pPr>
        <w:pStyle w:val="ListParagraph"/>
        <w:numPr>
          <w:ilvl w:val="0"/>
          <w:numId w:val="8"/>
        </w:numPr>
        <w:spacing w:after="3" w:line="259" w:lineRule="auto"/>
        <w:pPrChange w:id="2618" w:author="Sacintha Raj" w:date="2023-01-26T00:28:00Z">
          <w:pPr>
            <w:pStyle w:val="ListParagraph"/>
            <w:numPr>
              <w:numId w:val="8"/>
            </w:numPr>
            <w:spacing w:after="3" w:line="259" w:lineRule="auto"/>
            <w:ind w:hanging="360"/>
          </w:pPr>
        </w:pPrChange>
      </w:pPr>
      <w:del w:id="2619" w:author="Sacintha Raj" w:date="2023-01-26T00:51:00Z">
        <w:r w:rsidDel="003A3497">
          <w:delText>Fuse</w:delText>
        </w:r>
        <w:r w:rsidR="000554B8" w:rsidDel="003A3497">
          <w:delText xml:space="preserve"> solution</w:delText>
        </w:r>
      </w:del>
      <w:ins w:id="2620" w:author="Sacintha Raj" w:date="2023-01-26T00:51:00Z">
        <w:r w:rsidR="003A3497">
          <w:t>CEI</w:t>
        </w:r>
      </w:ins>
      <w:r w:rsidR="000554B8">
        <w:t xml:space="preserve"> should </w:t>
      </w:r>
      <w:r w:rsidR="001B2793">
        <w:t>easily be</w:t>
      </w:r>
      <w:r w:rsidR="000554B8">
        <w:t xml:space="preserve"> extendable to other divisions and contract types in future </w:t>
      </w:r>
    </w:p>
    <w:p w14:paraId="6651DB73" w14:textId="320777EC" w:rsidR="002316C2" w:rsidRDefault="003A3497" w:rsidP="00625693">
      <w:pPr>
        <w:pStyle w:val="ListParagraph"/>
        <w:numPr>
          <w:ilvl w:val="0"/>
          <w:numId w:val="8"/>
        </w:numPr>
        <w:spacing w:after="3" w:line="259" w:lineRule="auto"/>
      </w:pPr>
      <w:ins w:id="2621" w:author="Sacintha Raj" w:date="2023-01-26T00:51:00Z">
        <w:r>
          <w:t xml:space="preserve">CEI </w:t>
        </w:r>
      </w:ins>
      <w:del w:id="2622" w:author="Sacintha Raj" w:date="2023-01-26T00:51:00Z">
        <w:r w:rsidR="0040517F" w:rsidDel="003A3497">
          <w:delText>C</w:delText>
        </w:r>
        <w:r w:rsidR="009C748E" w:rsidDel="003A3497">
          <w:delText>WA</w:delText>
        </w:r>
        <w:r w:rsidR="000554B8" w:rsidDel="003A3497">
          <w:delText xml:space="preserve"> </w:delText>
        </w:r>
      </w:del>
      <w:r w:rsidR="000554B8">
        <w:t xml:space="preserve">not to hold any major business/functional rule implementation </w:t>
      </w:r>
    </w:p>
    <w:p w14:paraId="2A2961A8" w14:textId="348E8559" w:rsidR="001005EF" w:rsidRDefault="003A3497" w:rsidP="00625693">
      <w:pPr>
        <w:pStyle w:val="ListParagraph"/>
        <w:numPr>
          <w:ilvl w:val="0"/>
          <w:numId w:val="8"/>
        </w:numPr>
        <w:spacing w:after="3" w:line="259" w:lineRule="auto"/>
      </w:pPr>
      <w:ins w:id="2623" w:author="Sacintha Raj" w:date="2023-01-26T00:51:00Z">
        <w:r>
          <w:t xml:space="preserve">CEI </w:t>
        </w:r>
      </w:ins>
      <w:del w:id="2624" w:author="Sacintha Raj" w:date="2023-01-26T00:51:00Z">
        <w:r w:rsidR="0040517F" w:rsidDel="003A3497">
          <w:delText xml:space="preserve">CWA </w:delText>
        </w:r>
      </w:del>
      <w:r w:rsidR="000554B8">
        <w:t xml:space="preserve">would </w:t>
      </w:r>
      <w:r w:rsidR="00713287">
        <w:t>be sitting</w:t>
      </w:r>
      <w:r w:rsidR="000554B8">
        <w:t xml:space="preserve"> as an EIB facili</w:t>
      </w:r>
      <w:r w:rsidR="00713287">
        <w:t>ta</w:t>
      </w:r>
      <w:r w:rsidR="000554B8">
        <w:t xml:space="preserve">ting interface </w:t>
      </w:r>
      <w:r w:rsidR="001B2793">
        <w:t>between CMS</w:t>
      </w:r>
      <w:r w:rsidR="00B2459D">
        <w:t xml:space="preserve"> </w:t>
      </w:r>
      <w:r w:rsidR="000554B8">
        <w:t>and Eclipse</w:t>
      </w:r>
    </w:p>
    <w:p w14:paraId="4A8D72C5" w14:textId="5CD078DA" w:rsidR="007A6DCA" w:rsidRDefault="003A3497" w:rsidP="00625693">
      <w:pPr>
        <w:pStyle w:val="ListParagraph"/>
        <w:numPr>
          <w:ilvl w:val="0"/>
          <w:numId w:val="8"/>
        </w:numPr>
        <w:spacing w:after="3" w:line="259" w:lineRule="auto"/>
        <w:rPr>
          <w:ins w:id="2625" w:author="Sacintha Raj" w:date="2023-01-26T01:08:00Z"/>
        </w:rPr>
      </w:pPr>
      <w:ins w:id="2626" w:author="Sacintha Raj" w:date="2023-01-26T00:51:00Z">
        <w:r>
          <w:t xml:space="preserve">CEI </w:t>
        </w:r>
      </w:ins>
      <w:del w:id="2627" w:author="Sacintha Raj" w:date="2023-01-26T00:51:00Z">
        <w:r w:rsidR="0040517F" w:rsidDel="003A3497">
          <w:delText xml:space="preserve">CWA </w:delText>
        </w:r>
      </w:del>
      <w:r w:rsidR="000554B8">
        <w:t xml:space="preserve">solution is scalable to expected </w:t>
      </w:r>
      <w:r w:rsidR="000138AE">
        <w:t>requests volume</w:t>
      </w:r>
    </w:p>
    <w:p w14:paraId="44B93683" w14:textId="02BA62A5" w:rsidR="00002EA8" w:rsidRDefault="00002EA8" w:rsidP="00002EA8">
      <w:pPr>
        <w:spacing w:after="3" w:line="259" w:lineRule="auto"/>
        <w:rPr>
          <w:ins w:id="2628" w:author="Sacintha Raj" w:date="2023-01-26T01:08:00Z"/>
        </w:rPr>
      </w:pPr>
    </w:p>
    <w:p w14:paraId="43670B80" w14:textId="63310E7F" w:rsidR="00002EA8" w:rsidRDefault="00002EA8" w:rsidP="00002EA8">
      <w:pPr>
        <w:spacing w:after="3" w:line="259" w:lineRule="auto"/>
        <w:rPr>
          <w:ins w:id="2629" w:author="Sacintha Raj" w:date="2023-01-26T01:08:00Z"/>
        </w:rPr>
      </w:pPr>
    </w:p>
    <w:p w14:paraId="635C6F7F" w14:textId="6660143F" w:rsidR="00002EA8" w:rsidRDefault="00002EA8" w:rsidP="00002EA8">
      <w:pPr>
        <w:spacing w:after="3" w:line="259" w:lineRule="auto"/>
        <w:rPr>
          <w:ins w:id="2630" w:author="Sacintha Raj" w:date="2023-01-26T02:44:00Z"/>
        </w:rPr>
      </w:pPr>
    </w:p>
    <w:p w14:paraId="0EF59BB1" w14:textId="77777777" w:rsidR="00804438" w:rsidRDefault="00804438" w:rsidP="00002EA8">
      <w:pPr>
        <w:spacing w:after="3" w:line="259" w:lineRule="auto"/>
        <w:rPr>
          <w:ins w:id="2631" w:author="Sacintha Raj" w:date="2023-01-26T01:08:00Z"/>
        </w:rPr>
      </w:pPr>
    </w:p>
    <w:p w14:paraId="46792C8C" w14:textId="77777777" w:rsidR="00002EA8" w:rsidRDefault="00002EA8" w:rsidP="00002EA8">
      <w:pPr>
        <w:spacing w:after="3" w:line="259" w:lineRule="auto"/>
        <w:rPr>
          <w:ins w:id="2632" w:author="Sacintha Raj" w:date="2023-01-26T00:56:00Z"/>
        </w:rPr>
        <w:pPrChange w:id="2633" w:author="Sacintha Raj" w:date="2023-01-26T01:08:00Z">
          <w:pPr>
            <w:pStyle w:val="ListParagraph"/>
            <w:numPr>
              <w:numId w:val="8"/>
            </w:numPr>
            <w:spacing w:after="3" w:line="259" w:lineRule="auto"/>
            <w:ind w:hanging="360"/>
          </w:pPr>
        </w:pPrChange>
      </w:pPr>
    </w:p>
    <w:p w14:paraId="5F48B8E3" w14:textId="0A910E1B" w:rsidR="003A3497" w:rsidRDefault="003A3497" w:rsidP="003A3497">
      <w:pPr>
        <w:pStyle w:val="Heading3"/>
        <w:rPr>
          <w:ins w:id="2634" w:author="Sacintha Raj" w:date="2023-01-26T00:57:00Z"/>
          <w:rFonts w:eastAsia="MS Gothic"/>
          <w:color w:val="4F81BD"/>
          <w:sz w:val="28"/>
        </w:rPr>
      </w:pPr>
      <w:ins w:id="2635" w:author="Sacintha Raj" w:date="2023-01-26T00:56:00Z">
        <w:r w:rsidRPr="003A3497">
          <w:rPr>
            <w:rFonts w:eastAsia="MS Gothic"/>
            <w:color w:val="4F81BD"/>
            <w:sz w:val="28"/>
            <w:rPrChange w:id="2636" w:author="Sacintha Raj" w:date="2023-01-26T00:56:00Z">
              <w:rPr/>
            </w:rPrChange>
          </w:rPr>
          <w:t>Design Overview</w:t>
        </w:r>
      </w:ins>
    </w:p>
    <w:p w14:paraId="79D6D655" w14:textId="4EA1D213" w:rsidR="003A3497" w:rsidRDefault="00134CEC" w:rsidP="003A3497">
      <w:pPr>
        <w:rPr>
          <w:ins w:id="2637" w:author="Sacintha Raj" w:date="2023-01-26T00:57:00Z"/>
        </w:rPr>
      </w:pPr>
      <w:ins w:id="2638" w:author="Sacintha Raj" w:date="2023-01-26T01:09:00Z">
        <w:r>
          <w:rPr>
            <w:noProof/>
          </w:rPr>
          <w:drawing>
            <wp:inline distT="0" distB="0" distL="0" distR="0" wp14:anchorId="3105152B" wp14:editId="0083A395">
              <wp:extent cx="8229600" cy="1950617"/>
              <wp:effectExtent l="0" t="0" r="0" b="0"/>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iagram&#10;&#10;Description automatically generated"/>
                      <pic:cNvPicPr/>
                    </pic:nvPicPr>
                    <pic:blipFill>
                      <a:blip r:embed="rId50"/>
                      <a:stretch>
                        <a:fillRect/>
                      </a:stretch>
                    </pic:blipFill>
                    <pic:spPr>
                      <a:xfrm>
                        <a:off x="0" y="0"/>
                        <a:ext cx="8229600" cy="1950617"/>
                      </a:xfrm>
                      <a:prstGeom prst="rect">
                        <a:avLst/>
                      </a:prstGeom>
                    </pic:spPr>
                  </pic:pic>
                </a:graphicData>
              </a:graphic>
            </wp:inline>
          </w:drawing>
        </w:r>
      </w:ins>
    </w:p>
    <w:p w14:paraId="6416AE5A" w14:textId="5D78E567" w:rsidR="003A3497" w:rsidRDefault="003A3497" w:rsidP="003A3497">
      <w:pPr>
        <w:rPr>
          <w:ins w:id="2639" w:author="Sacintha Raj" w:date="2023-01-26T00:57:00Z"/>
        </w:rPr>
      </w:pPr>
      <w:ins w:id="2640" w:author="Sacintha Raj" w:date="2023-01-26T00:57:00Z">
        <w:r>
          <w:t xml:space="preserve">The whole flow </w:t>
        </w:r>
        <w:r>
          <w:t>o</w:t>
        </w:r>
      </w:ins>
      <w:ins w:id="2641" w:author="Sacintha Raj" w:date="2023-01-26T00:58:00Z">
        <w:r>
          <w:t xml:space="preserve">f request and response between CMS and Eclipse via CEI </w:t>
        </w:r>
      </w:ins>
      <w:ins w:id="2642" w:author="Sacintha Raj" w:date="2023-01-26T00:57:00Z">
        <w:r>
          <w:t>is dissected into three major flows.</w:t>
        </w:r>
      </w:ins>
    </w:p>
    <w:p w14:paraId="552B8E68" w14:textId="77777777" w:rsidR="003A3497" w:rsidRDefault="003A3497" w:rsidP="003A3497">
      <w:pPr>
        <w:pStyle w:val="ListParagraph"/>
        <w:numPr>
          <w:ilvl w:val="0"/>
          <w:numId w:val="19"/>
        </w:numPr>
        <w:rPr>
          <w:ins w:id="2643" w:author="Sacintha Raj" w:date="2023-01-26T00:57:00Z"/>
        </w:rPr>
      </w:pPr>
      <w:ins w:id="2644" w:author="Sacintha Raj" w:date="2023-01-26T00:57:00Z">
        <w:r>
          <w:t>CMS Request to CEI</w:t>
        </w:r>
      </w:ins>
    </w:p>
    <w:p w14:paraId="03031236" w14:textId="77777777" w:rsidR="003A3497" w:rsidRDefault="003A3497" w:rsidP="003A3497">
      <w:pPr>
        <w:pStyle w:val="ListParagraph"/>
        <w:rPr>
          <w:ins w:id="2645" w:author="Sacintha Raj" w:date="2023-01-26T00:57:00Z"/>
        </w:rPr>
      </w:pPr>
      <w:ins w:id="2646" w:author="Sacintha Raj" w:date="2023-01-26T00:57:00Z">
        <w:r>
          <w:t>CMS Invokes CEI -Fuse via HTTPS/SOAP call. At CEI, the request is validated and backed up in a backup table and posted to a request processing queue for further processing</w:t>
        </w:r>
      </w:ins>
    </w:p>
    <w:p w14:paraId="27DE60B5" w14:textId="77777777" w:rsidR="003A3497" w:rsidRDefault="003A3497" w:rsidP="003A3497">
      <w:pPr>
        <w:pStyle w:val="ListParagraph"/>
        <w:rPr>
          <w:ins w:id="2647" w:author="Sacintha Raj" w:date="2023-01-26T00:57:00Z"/>
        </w:rPr>
      </w:pPr>
    </w:p>
    <w:p w14:paraId="1930D75A" w14:textId="77777777" w:rsidR="003A3497" w:rsidRDefault="003A3497" w:rsidP="003A3497">
      <w:pPr>
        <w:pStyle w:val="ListParagraph"/>
        <w:numPr>
          <w:ilvl w:val="0"/>
          <w:numId w:val="19"/>
        </w:numPr>
        <w:rPr>
          <w:ins w:id="2648" w:author="Sacintha Raj" w:date="2023-01-26T00:57:00Z"/>
        </w:rPr>
      </w:pPr>
      <w:ins w:id="2649" w:author="Sacintha Raj" w:date="2023-01-26T00:57:00Z">
        <w:r>
          <w:t>CEI Request to Eclipse</w:t>
        </w:r>
      </w:ins>
    </w:p>
    <w:p w14:paraId="01C248C7" w14:textId="77777777" w:rsidR="003A3497" w:rsidRDefault="003A3497" w:rsidP="003A3497">
      <w:pPr>
        <w:pStyle w:val="ListParagraph"/>
        <w:rPr>
          <w:ins w:id="2650" w:author="Sacintha Raj" w:date="2023-01-26T00:57:00Z"/>
        </w:rPr>
      </w:pPr>
      <w:ins w:id="2651" w:author="Sacintha Raj" w:date="2023-01-26T00:57:00Z">
        <w:r>
          <w:t>CEI picks up the request from the request processing Queue (AMQ) and transformed to another request That will be accepted by Eclipse and posted on to Eclipse Request Queue. From Eclipse Request Queue (AMQ) the request is used to Invoke a HTTP SOAP service on Eclipse. The response from eclipse is validated and stored in a backup table and posted on to a response processing queue (AMQ).</w:t>
        </w:r>
      </w:ins>
    </w:p>
    <w:p w14:paraId="4B49760D" w14:textId="77777777" w:rsidR="002B6A60" w:rsidRDefault="002B6A60" w:rsidP="003A3497">
      <w:pPr>
        <w:pStyle w:val="ListParagraph"/>
        <w:rPr>
          <w:ins w:id="2652" w:author="Sacintha Raj" w:date="2023-01-26T02:47:00Z"/>
        </w:rPr>
        <w:sectPr w:rsidR="002B6A60" w:rsidSect="002B6A60">
          <w:pgSz w:w="16840" w:h="11900" w:orient="landscape"/>
          <w:pgMar w:top="1077" w:right="1440" w:bottom="1077" w:left="1440" w:header="851" w:footer="737" w:gutter="0"/>
          <w:cols w:space="708"/>
          <w:titlePg/>
          <w:docGrid w:linePitch="245"/>
          <w:sectPrChange w:id="2653" w:author="Sacintha Raj" w:date="2023-01-26T02:47:00Z">
            <w:sectPr w:rsidR="002B6A60" w:rsidSect="002B6A60">
              <w:pgSz w:w="11900" w:h="16840" w:orient="portrait"/>
              <w:pgMar w:top="1440" w:right="1077" w:bottom="1440" w:left="1077" w:header="851" w:footer="737" w:gutter="0"/>
            </w:sectPr>
          </w:sectPrChange>
        </w:sectPr>
      </w:pPr>
    </w:p>
    <w:p w14:paraId="156EACCC" w14:textId="26E21B99" w:rsidR="003A3497" w:rsidRDefault="003A3497" w:rsidP="003A3497">
      <w:pPr>
        <w:pStyle w:val="ListParagraph"/>
        <w:rPr>
          <w:ins w:id="2654" w:author="Sacintha Raj" w:date="2023-01-26T00:57:00Z"/>
        </w:rPr>
      </w:pPr>
    </w:p>
    <w:p w14:paraId="51E7D1EC" w14:textId="77777777" w:rsidR="003A3497" w:rsidRDefault="003A3497" w:rsidP="003A3497">
      <w:pPr>
        <w:pStyle w:val="ListParagraph"/>
        <w:numPr>
          <w:ilvl w:val="0"/>
          <w:numId w:val="19"/>
        </w:numPr>
        <w:rPr>
          <w:ins w:id="2655" w:author="Sacintha Raj" w:date="2023-01-26T00:57:00Z"/>
        </w:rPr>
      </w:pPr>
      <w:ins w:id="2656" w:author="Sacintha Raj" w:date="2023-01-26T00:57:00Z">
        <w:r>
          <w:t>CEI Response to CMS</w:t>
        </w:r>
      </w:ins>
    </w:p>
    <w:p w14:paraId="456D23F9" w14:textId="77777777" w:rsidR="003A3497" w:rsidRDefault="003A3497" w:rsidP="003A3497">
      <w:pPr>
        <w:pStyle w:val="ListParagraph"/>
        <w:rPr>
          <w:ins w:id="2657" w:author="Sacintha Raj" w:date="2023-01-26T00:57:00Z"/>
        </w:rPr>
      </w:pPr>
      <w:ins w:id="2658" w:author="Sacintha Raj" w:date="2023-01-26T00:57:00Z">
        <w:r>
          <w:t>CEI picks the eclipse response from Response processing queue and transforms to a CMS response and this CMS response is posted on to a CMS Queue (AMQ). Fuse picks the CMS Response from CMS Queue and send to CMS by invoking a callback HTTP SOAP Service exposed by CMS</w:t>
        </w:r>
      </w:ins>
    </w:p>
    <w:p w14:paraId="26FF94C2" w14:textId="77777777" w:rsidR="003A3497" w:rsidRDefault="003A3497" w:rsidP="003A3497">
      <w:pPr>
        <w:pStyle w:val="ListParagraph"/>
        <w:rPr>
          <w:ins w:id="2659" w:author="Sacintha Raj" w:date="2023-01-26T00:57:00Z"/>
        </w:rPr>
      </w:pPr>
    </w:p>
    <w:p w14:paraId="35FAADD8" w14:textId="77777777" w:rsidR="003A3497" w:rsidRDefault="003A3497" w:rsidP="003A3497">
      <w:pPr>
        <w:rPr>
          <w:ins w:id="2660" w:author="Sacintha Raj" w:date="2023-01-26T00:57:00Z"/>
        </w:rPr>
      </w:pPr>
      <w:ins w:id="2661" w:author="Sacintha Raj" w:date="2023-01-26T00:57:00Z">
        <w:r>
          <w:t>Each stage the request flows we use Active MQ, to save the state of the request/response</w:t>
        </w:r>
      </w:ins>
    </w:p>
    <w:p w14:paraId="6CEC095D" w14:textId="77777777" w:rsidR="003A3497" w:rsidRDefault="003A3497" w:rsidP="003A3497">
      <w:pPr>
        <w:rPr>
          <w:ins w:id="2662" w:author="Sacintha Raj" w:date="2023-01-26T00:57:00Z"/>
        </w:rPr>
      </w:pPr>
      <w:ins w:id="2663" w:author="Sacintha Raj" w:date="2023-01-26T00:57:00Z">
        <w:r>
          <w:t>We use Data base for Audit, Reconciliation and Data Backup for case of crash and recovery</w:t>
        </w:r>
      </w:ins>
    </w:p>
    <w:p w14:paraId="4FE46656" w14:textId="77777777" w:rsidR="00134CEC" w:rsidRDefault="00134CEC" w:rsidP="00134CEC">
      <w:pPr>
        <w:rPr>
          <w:ins w:id="2664" w:author="Sacintha Raj" w:date="2023-01-26T01:09:00Z"/>
        </w:rPr>
      </w:pPr>
      <w:ins w:id="2665" w:author="Sacintha Raj" w:date="2023-01-26T01:09:00Z">
        <w:r>
          <w:t>Below Technical errors while invoking CMS or Eclipse are handled at CEI Layer</w:t>
        </w:r>
      </w:ins>
    </w:p>
    <w:p w14:paraId="0836DE7E" w14:textId="77777777" w:rsidR="00134CEC" w:rsidRDefault="00134CEC" w:rsidP="00134CEC">
      <w:pPr>
        <w:rPr>
          <w:ins w:id="2666" w:author="Sacintha Raj" w:date="2023-01-26T01:09:00Z"/>
        </w:rPr>
      </w:pPr>
    </w:p>
    <w:p w14:paraId="3C0234CE" w14:textId="77777777" w:rsidR="00134CEC" w:rsidRDefault="00134CEC" w:rsidP="00134CEC">
      <w:pPr>
        <w:pStyle w:val="ListParagraph"/>
        <w:numPr>
          <w:ilvl w:val="0"/>
          <w:numId w:val="116"/>
        </w:numPr>
        <w:rPr>
          <w:ins w:id="2667" w:author="Sacintha Raj" w:date="2023-01-26T01:09:00Z"/>
        </w:rPr>
      </w:pPr>
      <w:ins w:id="2668" w:author="Sacintha Raj" w:date="2023-01-26T01:09:00Z">
        <w:r>
          <w:t>Time Out in CMS or Eclipse</w:t>
        </w:r>
      </w:ins>
    </w:p>
    <w:p w14:paraId="3BB0A30B" w14:textId="77777777" w:rsidR="00134CEC" w:rsidRDefault="00134CEC" w:rsidP="00134CEC">
      <w:pPr>
        <w:pStyle w:val="ListParagraph"/>
        <w:numPr>
          <w:ilvl w:val="0"/>
          <w:numId w:val="116"/>
        </w:numPr>
        <w:rPr>
          <w:ins w:id="2669" w:author="Sacintha Raj" w:date="2023-01-26T01:09:00Z"/>
        </w:rPr>
      </w:pPr>
      <w:ins w:id="2670" w:author="Sacintha Raj" w:date="2023-01-26T01:09:00Z">
        <w:r>
          <w:t>T</w:t>
        </w:r>
        <w:r w:rsidRPr="008E17B4">
          <w:t xml:space="preserve">emporarily </w:t>
        </w:r>
        <w:r>
          <w:t>outage of Eclipse or CMS</w:t>
        </w:r>
      </w:ins>
    </w:p>
    <w:p w14:paraId="5D94AEB3" w14:textId="713F453C" w:rsidR="00134CEC" w:rsidRDefault="00134CEC" w:rsidP="003A3497">
      <w:pPr>
        <w:pStyle w:val="ListParagraph"/>
        <w:numPr>
          <w:ilvl w:val="0"/>
          <w:numId w:val="116"/>
        </w:numPr>
        <w:rPr>
          <w:ins w:id="2671" w:author="Sacintha Raj" w:date="2023-01-26T01:01:00Z"/>
        </w:rPr>
        <w:pPrChange w:id="2672" w:author="Sacintha Raj" w:date="2023-01-26T01:10:00Z">
          <w:pPr/>
        </w:pPrChange>
      </w:pPr>
      <w:ins w:id="2673" w:author="Sacintha Raj" w:date="2023-01-26T01:09:00Z">
        <w:r>
          <w:t>Permanent outage of Eclipse or CMS</w:t>
        </w:r>
      </w:ins>
    </w:p>
    <w:p w14:paraId="1D29875F" w14:textId="5C93D669" w:rsidR="00002EA8" w:rsidRDefault="00002EA8" w:rsidP="00002EA8">
      <w:pPr>
        <w:pStyle w:val="Heading3"/>
        <w:rPr>
          <w:ins w:id="2674" w:author="Sacintha Raj" w:date="2023-01-26T01:04:00Z"/>
          <w:rFonts w:eastAsia="MS Gothic"/>
          <w:color w:val="4F81BD"/>
          <w:sz w:val="28"/>
        </w:rPr>
      </w:pPr>
      <w:ins w:id="2675" w:author="Sacintha Raj" w:date="2023-01-26T01:01:00Z">
        <w:r w:rsidRPr="00002EA8">
          <w:rPr>
            <w:rFonts w:eastAsia="MS Gothic"/>
            <w:color w:val="4F81BD"/>
            <w:sz w:val="28"/>
            <w:rPrChange w:id="2676" w:author="Sacintha Raj" w:date="2023-01-26T01:01:00Z">
              <w:rPr/>
            </w:rPrChange>
          </w:rPr>
          <w:t>Detailed Design</w:t>
        </w:r>
      </w:ins>
    </w:p>
    <w:p w14:paraId="28DC7E07" w14:textId="3ABDBCF6" w:rsidR="00002EA8" w:rsidRDefault="00002EA8" w:rsidP="00002EA8">
      <w:pPr>
        <w:rPr>
          <w:ins w:id="2677" w:author="Sacintha Raj" w:date="2023-01-26T01:05:00Z"/>
        </w:rPr>
      </w:pPr>
      <w:ins w:id="2678" w:author="Sacintha Raj" w:date="2023-01-26T01:04:00Z">
        <w:r>
          <w:t xml:space="preserve">Detail Design is </w:t>
        </w:r>
      </w:ins>
      <w:ins w:id="2679" w:author="Sacintha Raj" w:date="2023-01-26T01:05:00Z">
        <w:r>
          <w:t xml:space="preserve">divided into flowcharts and </w:t>
        </w:r>
      </w:ins>
      <w:ins w:id="2680" w:author="Sacintha Raj" w:date="2023-01-26T01:06:00Z">
        <w:r>
          <w:t>flows.</w:t>
        </w:r>
      </w:ins>
    </w:p>
    <w:p w14:paraId="2BADBBDF" w14:textId="234AAAC0" w:rsidR="00002EA8" w:rsidRDefault="00002EA8" w:rsidP="00134CEC">
      <w:pPr>
        <w:pStyle w:val="ListParagraph"/>
        <w:numPr>
          <w:ilvl w:val="0"/>
          <w:numId w:val="117"/>
        </w:numPr>
        <w:rPr>
          <w:ins w:id="2681" w:author="Sacintha Raj" w:date="2023-01-26T01:07:00Z"/>
        </w:rPr>
        <w:pPrChange w:id="2682" w:author="Sacintha Raj" w:date="2023-01-26T01:10:00Z">
          <w:pPr/>
        </w:pPrChange>
      </w:pPr>
      <w:ins w:id="2683" w:author="Sacintha Raj" w:date="2023-01-26T01:06:00Z">
        <w:r>
          <w:t xml:space="preserve">Flowcharts show the flows of request and response </w:t>
        </w:r>
      </w:ins>
      <w:ins w:id="2684" w:author="Sacintha Raj" w:date="2023-01-26T01:07:00Z">
        <w:r>
          <w:t>between CMS and Eclipse via CEI</w:t>
        </w:r>
      </w:ins>
    </w:p>
    <w:p w14:paraId="028549B1" w14:textId="107A868B" w:rsidR="00002EA8" w:rsidRPr="00002EA8" w:rsidRDefault="00002EA8" w:rsidP="00134CEC">
      <w:pPr>
        <w:pStyle w:val="ListParagraph"/>
        <w:numPr>
          <w:ilvl w:val="0"/>
          <w:numId w:val="117"/>
        </w:numPr>
        <w:rPr>
          <w:ins w:id="2685" w:author="Sacintha Raj" w:date="2023-01-26T01:03:00Z"/>
          <w:rPrChange w:id="2686" w:author="Sacintha Raj" w:date="2023-01-26T01:04:00Z">
            <w:rPr>
              <w:ins w:id="2687" w:author="Sacintha Raj" w:date="2023-01-26T01:03:00Z"/>
              <w:rFonts w:eastAsia="MS Gothic"/>
              <w:color w:val="4F81BD"/>
              <w:sz w:val="28"/>
            </w:rPr>
          </w:rPrChange>
        </w:rPr>
        <w:pPrChange w:id="2688" w:author="Sacintha Raj" w:date="2023-01-26T01:10:00Z">
          <w:pPr>
            <w:pStyle w:val="Heading3"/>
          </w:pPr>
        </w:pPrChange>
      </w:pPr>
      <w:ins w:id="2689" w:author="Sacintha Raj" w:date="2023-01-26T01:07:00Z">
        <w:r>
          <w:t>Flows deta</w:t>
        </w:r>
      </w:ins>
      <w:ins w:id="2690" w:author="Sacintha Raj" w:date="2023-01-26T01:08:00Z">
        <w:r>
          <w:t xml:space="preserve">il different scenarios </w:t>
        </w:r>
      </w:ins>
    </w:p>
    <w:p w14:paraId="178B701E" w14:textId="77777777" w:rsidR="00134CEC" w:rsidRDefault="00134CEC" w:rsidP="00002EA8">
      <w:pPr>
        <w:rPr>
          <w:ins w:id="2691" w:author="Sacintha Raj" w:date="2023-01-26T01:10:00Z"/>
          <w:b/>
          <w:bCs/>
        </w:rPr>
      </w:pPr>
    </w:p>
    <w:p w14:paraId="75B556AF" w14:textId="2109FF14" w:rsidR="00002EA8" w:rsidRDefault="00002EA8" w:rsidP="00002EA8">
      <w:pPr>
        <w:rPr>
          <w:ins w:id="2692" w:author="Sacintha Raj" w:date="2023-01-26T01:03:00Z"/>
          <w:b/>
          <w:bCs/>
        </w:rPr>
      </w:pPr>
      <w:ins w:id="2693" w:author="Sacintha Raj" w:date="2023-01-26T01:03:00Z">
        <w:r w:rsidRPr="00F461B4">
          <w:rPr>
            <w:b/>
            <w:bCs/>
          </w:rPr>
          <w:t>Flowcharts</w:t>
        </w:r>
        <w:r>
          <w:rPr>
            <w:b/>
            <w:bCs/>
          </w:rPr>
          <w:tab/>
        </w:r>
        <w:r>
          <w:rPr>
            <w:b/>
            <w:bCs/>
          </w:rPr>
          <w:tab/>
        </w:r>
      </w:ins>
    </w:p>
    <w:p w14:paraId="48CB645F" w14:textId="77777777" w:rsidR="00002EA8" w:rsidRPr="00842A92" w:rsidRDefault="00002EA8" w:rsidP="00002EA8">
      <w:pPr>
        <w:pStyle w:val="ListParagraph"/>
        <w:numPr>
          <w:ilvl w:val="0"/>
          <w:numId w:val="21"/>
        </w:numPr>
        <w:rPr>
          <w:ins w:id="2694" w:author="Sacintha Raj" w:date="2023-01-26T01:03:00Z"/>
        </w:rPr>
      </w:pPr>
      <w:ins w:id="2695" w:author="Sacintha Raj" w:date="2023-01-26T01:03:00Z">
        <w:r w:rsidRPr="00CA50B7">
          <w:t>CMS to FUSE Request</w:t>
        </w:r>
        <w:r w:rsidRPr="00CA50B7">
          <w:tab/>
        </w:r>
        <w:r>
          <w:rPr>
            <w:b/>
            <w:bCs/>
          </w:rPr>
          <w:tab/>
        </w:r>
        <w:r>
          <w:rPr>
            <w:b/>
            <w:bCs/>
          </w:rPr>
          <w:tab/>
        </w:r>
        <w:r>
          <w:rPr>
            <w:b/>
            <w:bCs/>
          </w:rPr>
          <w:tab/>
        </w:r>
      </w:ins>
    </w:p>
    <w:p w14:paraId="3DD66076" w14:textId="77777777" w:rsidR="00002EA8" w:rsidRDefault="00002EA8" w:rsidP="00002EA8">
      <w:pPr>
        <w:pStyle w:val="ListParagraph"/>
        <w:rPr>
          <w:ins w:id="2696" w:author="Sacintha Raj" w:date="2023-01-26T01:03:00Z"/>
          <w:b/>
          <w:bCs/>
        </w:rPr>
      </w:pPr>
    </w:p>
    <w:p w14:paraId="643F6170" w14:textId="77777777" w:rsidR="00002EA8" w:rsidRPr="00842A92" w:rsidRDefault="00002EA8" w:rsidP="00002EA8">
      <w:pPr>
        <w:pStyle w:val="ListParagraph"/>
        <w:rPr>
          <w:ins w:id="2697" w:author="Sacintha Raj" w:date="2023-01-26T01:03:00Z"/>
        </w:rPr>
      </w:pPr>
    </w:p>
    <w:p w14:paraId="6E89E5F8" w14:textId="77777777" w:rsidR="00002EA8" w:rsidRDefault="00002EA8" w:rsidP="00002EA8">
      <w:pPr>
        <w:pStyle w:val="ListParagraph"/>
        <w:rPr>
          <w:ins w:id="2698" w:author="Sacintha Raj" w:date="2023-01-26T01:03:00Z"/>
        </w:rPr>
      </w:pPr>
      <w:ins w:id="2699" w:author="Sacintha Raj" w:date="2023-01-26T01:03:00Z">
        <w:r>
          <w:rPr>
            <w:b/>
            <w:bCs/>
            <w:noProof/>
          </w:rPr>
          <w:lastRenderedPageBreak/>
          <w:drawing>
            <wp:inline distT="0" distB="0" distL="0" distR="0" wp14:anchorId="411D7CD1" wp14:editId="4BFD6F82">
              <wp:extent cx="8863965" cy="29337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stretch>
                        <a:fillRect/>
                      </a:stretch>
                    </pic:blipFill>
                    <pic:spPr>
                      <a:xfrm>
                        <a:off x="0" y="0"/>
                        <a:ext cx="8912006" cy="2949600"/>
                      </a:xfrm>
                      <a:prstGeom prst="rect">
                        <a:avLst/>
                      </a:prstGeom>
                    </pic:spPr>
                  </pic:pic>
                </a:graphicData>
              </a:graphic>
            </wp:inline>
          </w:drawing>
        </w:r>
        <w:r>
          <w:rPr>
            <w:b/>
            <w:bCs/>
          </w:rPr>
          <w:tab/>
        </w:r>
      </w:ins>
    </w:p>
    <w:p w14:paraId="3B484498" w14:textId="77777777" w:rsidR="00002EA8" w:rsidRDefault="00002EA8" w:rsidP="00002EA8">
      <w:pPr>
        <w:rPr>
          <w:ins w:id="2700" w:author="Sacintha Raj" w:date="2023-01-26T01:03:00Z"/>
        </w:rPr>
      </w:pPr>
    </w:p>
    <w:p w14:paraId="5E7C4B77" w14:textId="5DFF72EA" w:rsidR="00002EA8" w:rsidRDefault="00002EA8" w:rsidP="00002EA8">
      <w:pPr>
        <w:rPr>
          <w:ins w:id="2701" w:author="Sacintha Raj" w:date="2023-01-26T01:12:00Z"/>
        </w:rPr>
      </w:pPr>
    </w:p>
    <w:p w14:paraId="2BE8737E" w14:textId="77777777" w:rsidR="00134CEC" w:rsidRDefault="00134CEC" w:rsidP="00002EA8">
      <w:pPr>
        <w:rPr>
          <w:ins w:id="2702" w:author="Sacintha Raj" w:date="2023-01-26T01:03:00Z"/>
        </w:rPr>
      </w:pPr>
    </w:p>
    <w:p w14:paraId="616802AC" w14:textId="77777777" w:rsidR="00002EA8" w:rsidRDefault="00002EA8" w:rsidP="00002EA8">
      <w:pPr>
        <w:pStyle w:val="ListParagraph"/>
        <w:numPr>
          <w:ilvl w:val="0"/>
          <w:numId w:val="21"/>
        </w:numPr>
        <w:rPr>
          <w:ins w:id="2703" w:author="Sacintha Raj" w:date="2023-01-26T01:03:00Z"/>
        </w:rPr>
      </w:pPr>
      <w:ins w:id="2704" w:author="Sacintha Raj" w:date="2023-01-26T01:03:00Z">
        <w:r>
          <w:t xml:space="preserve"> Map and post to Eclipse Queue</w:t>
        </w:r>
      </w:ins>
    </w:p>
    <w:p w14:paraId="6E3B76A5" w14:textId="77777777" w:rsidR="00002EA8" w:rsidRDefault="00002EA8" w:rsidP="00002EA8">
      <w:pPr>
        <w:rPr>
          <w:ins w:id="2705" w:author="Sacintha Raj" w:date="2023-01-26T01:03:00Z"/>
        </w:rPr>
      </w:pPr>
      <w:ins w:id="2706" w:author="Sacintha Raj" w:date="2023-01-26T01:03:00Z">
        <w:r>
          <w:t xml:space="preserve">        Map the request to eclipse request and post to eclipse queue</w:t>
        </w:r>
      </w:ins>
    </w:p>
    <w:p w14:paraId="7A4382F0" w14:textId="77777777" w:rsidR="00002EA8" w:rsidRDefault="00002EA8" w:rsidP="00002EA8">
      <w:pPr>
        <w:rPr>
          <w:ins w:id="2707" w:author="Sacintha Raj" w:date="2023-01-26T01:03:00Z"/>
        </w:rPr>
      </w:pPr>
    </w:p>
    <w:p w14:paraId="0B0319B7" w14:textId="77777777" w:rsidR="00002EA8" w:rsidRDefault="00002EA8" w:rsidP="00002EA8">
      <w:pPr>
        <w:rPr>
          <w:ins w:id="2708" w:author="Sacintha Raj" w:date="2023-01-26T01:03:00Z"/>
        </w:rPr>
      </w:pPr>
      <w:ins w:id="2709" w:author="Sacintha Raj" w:date="2023-01-26T01:03:00Z">
        <w:r>
          <w:rPr>
            <w:noProof/>
          </w:rPr>
          <w:drawing>
            <wp:inline distT="0" distB="0" distL="0" distR="0" wp14:anchorId="6E1130FD" wp14:editId="24915325">
              <wp:extent cx="6184900" cy="67056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stretch>
                        <a:fillRect/>
                      </a:stretch>
                    </pic:blipFill>
                    <pic:spPr>
                      <a:xfrm>
                        <a:off x="0" y="0"/>
                        <a:ext cx="6184900" cy="670560"/>
                      </a:xfrm>
                      <a:prstGeom prst="rect">
                        <a:avLst/>
                      </a:prstGeom>
                    </pic:spPr>
                  </pic:pic>
                </a:graphicData>
              </a:graphic>
            </wp:inline>
          </w:drawing>
        </w:r>
      </w:ins>
    </w:p>
    <w:p w14:paraId="10FE43F2" w14:textId="77777777" w:rsidR="00002EA8" w:rsidRDefault="00002EA8" w:rsidP="00002EA8">
      <w:pPr>
        <w:rPr>
          <w:ins w:id="2710" w:author="Sacintha Raj" w:date="2023-01-26T01:03:00Z"/>
          <w:b/>
        </w:rPr>
      </w:pPr>
    </w:p>
    <w:p w14:paraId="058152D1" w14:textId="77777777" w:rsidR="00002EA8" w:rsidRDefault="00002EA8" w:rsidP="00002EA8">
      <w:pPr>
        <w:rPr>
          <w:ins w:id="2711" w:author="Sacintha Raj" w:date="2023-01-26T01:03:00Z"/>
          <w:b/>
        </w:rPr>
      </w:pPr>
    </w:p>
    <w:p w14:paraId="4D52BC5F" w14:textId="77777777" w:rsidR="00002EA8" w:rsidRDefault="00002EA8" w:rsidP="00002EA8">
      <w:pPr>
        <w:pStyle w:val="ListParagraph"/>
        <w:numPr>
          <w:ilvl w:val="0"/>
          <w:numId w:val="21"/>
        </w:numPr>
        <w:rPr>
          <w:ins w:id="2712" w:author="Sacintha Raj" w:date="2023-01-26T01:03:00Z"/>
        </w:rPr>
      </w:pPr>
      <w:ins w:id="2713" w:author="Sacintha Raj" w:date="2023-01-26T01:03:00Z">
        <w:r w:rsidRPr="0096669A">
          <w:t>Invoke Eclipse and handle different failure scenarios</w:t>
        </w:r>
      </w:ins>
    </w:p>
    <w:p w14:paraId="7A1154EF" w14:textId="77777777" w:rsidR="00002EA8" w:rsidRDefault="00002EA8" w:rsidP="00002EA8">
      <w:pPr>
        <w:pStyle w:val="ListParagraph"/>
        <w:numPr>
          <w:ilvl w:val="1"/>
          <w:numId w:val="21"/>
        </w:numPr>
        <w:rPr>
          <w:ins w:id="2714" w:author="Sacintha Raj" w:date="2023-01-26T01:03:00Z"/>
        </w:rPr>
      </w:pPr>
      <w:ins w:id="2715" w:author="Sacintha Raj" w:date="2023-01-26T01:03:00Z">
        <w:r>
          <w:t>Successful invocation resulting in flow number 9. Received a successful Response and passed to Flow 9</w:t>
        </w:r>
      </w:ins>
    </w:p>
    <w:p w14:paraId="05F45F85" w14:textId="77777777" w:rsidR="00002EA8" w:rsidRDefault="00002EA8" w:rsidP="00002EA8">
      <w:pPr>
        <w:pStyle w:val="ListParagraph"/>
        <w:numPr>
          <w:ilvl w:val="1"/>
          <w:numId w:val="21"/>
        </w:numPr>
        <w:rPr>
          <w:ins w:id="2716" w:author="Sacintha Raj" w:date="2023-01-26T01:03:00Z"/>
        </w:rPr>
      </w:pPr>
      <w:ins w:id="2717" w:author="Sacintha Raj" w:date="2023-01-26T01:03:00Z">
        <w:r>
          <w:t>Invalid Response Resulting in flow number 3. Email sent to Eclipse and Request posted to backup queue</w:t>
        </w:r>
      </w:ins>
    </w:p>
    <w:p w14:paraId="0B012D30" w14:textId="77777777" w:rsidR="00002EA8" w:rsidRDefault="00002EA8" w:rsidP="00002EA8">
      <w:pPr>
        <w:pStyle w:val="ListParagraph"/>
        <w:numPr>
          <w:ilvl w:val="1"/>
          <w:numId w:val="21"/>
        </w:numPr>
        <w:rPr>
          <w:ins w:id="2718" w:author="Sacintha Raj" w:date="2023-01-26T01:03:00Z"/>
        </w:rPr>
      </w:pPr>
      <w:ins w:id="2719" w:author="Sacintha Raj" w:date="2023-01-26T01:03:00Z">
        <w:r>
          <w:t>Response time out resulting in flow number 3.  Email sent to Eclipse and Request posted to backup queue</w:t>
        </w:r>
      </w:ins>
    </w:p>
    <w:p w14:paraId="472F42EF" w14:textId="77777777" w:rsidR="00002EA8" w:rsidRDefault="00002EA8" w:rsidP="00002EA8">
      <w:pPr>
        <w:pStyle w:val="ListParagraph"/>
        <w:numPr>
          <w:ilvl w:val="1"/>
          <w:numId w:val="21"/>
        </w:numPr>
        <w:rPr>
          <w:ins w:id="2720" w:author="Sacintha Raj" w:date="2023-01-26T01:03:00Z"/>
        </w:rPr>
      </w:pPr>
      <w:ins w:id="2721" w:author="Sacintha Raj" w:date="2023-01-26T01:03:00Z">
        <w:r>
          <w:t>Eclipse unavailability resulting flow 3. Email sent to Eclipse and Request posted to backup queue</w:t>
        </w:r>
      </w:ins>
    </w:p>
    <w:p w14:paraId="7B27A303" w14:textId="77777777" w:rsidR="00002EA8" w:rsidRDefault="00002EA8" w:rsidP="00002EA8">
      <w:pPr>
        <w:pStyle w:val="ListParagraph"/>
        <w:numPr>
          <w:ilvl w:val="1"/>
          <w:numId w:val="21"/>
        </w:numPr>
        <w:rPr>
          <w:ins w:id="2722" w:author="Sacintha Raj" w:date="2023-01-26T01:03:00Z"/>
        </w:rPr>
      </w:pPr>
      <w:ins w:id="2723" w:author="Sacintha Raj" w:date="2023-01-26T01:03:00Z">
        <w:r>
          <w:t>Response time out resulting in flow 5 since the same request cannot be posted again. Flow 5 handles duplicate request</w:t>
        </w:r>
      </w:ins>
    </w:p>
    <w:p w14:paraId="3AA5A247" w14:textId="77777777" w:rsidR="00002EA8" w:rsidRPr="0096669A" w:rsidRDefault="00002EA8" w:rsidP="00002EA8">
      <w:pPr>
        <w:pStyle w:val="ListParagraph"/>
        <w:numPr>
          <w:ilvl w:val="1"/>
          <w:numId w:val="21"/>
        </w:numPr>
        <w:rPr>
          <w:ins w:id="2724" w:author="Sacintha Raj" w:date="2023-01-26T01:03:00Z"/>
        </w:rPr>
      </w:pPr>
      <w:ins w:id="2725" w:author="Sacintha Raj" w:date="2023-01-26T01:03:00Z">
        <w:r>
          <w:t>Inherently handles the temporary eclipse unavailability</w:t>
        </w:r>
      </w:ins>
    </w:p>
    <w:p w14:paraId="7F4F3EC1" w14:textId="77777777" w:rsidR="00002EA8" w:rsidRDefault="00002EA8" w:rsidP="00002EA8">
      <w:pPr>
        <w:rPr>
          <w:ins w:id="2726" w:author="Sacintha Raj" w:date="2023-01-26T01:03:00Z"/>
          <w:b/>
        </w:rPr>
      </w:pPr>
      <w:ins w:id="2727" w:author="Sacintha Raj" w:date="2023-01-26T01:03:00Z">
        <w:r>
          <w:rPr>
            <w:b/>
          </w:rPr>
          <w:t xml:space="preserve">        </w:t>
        </w:r>
      </w:ins>
    </w:p>
    <w:p w14:paraId="1E275E76" w14:textId="77777777" w:rsidR="00002EA8" w:rsidRDefault="00002EA8" w:rsidP="00002EA8">
      <w:pPr>
        <w:rPr>
          <w:ins w:id="2728" w:author="Sacintha Raj" w:date="2023-01-26T01:03:00Z"/>
          <w:b/>
          <w:noProof/>
        </w:rPr>
      </w:pPr>
    </w:p>
    <w:p w14:paraId="675FA184" w14:textId="77777777" w:rsidR="00002EA8" w:rsidRDefault="00002EA8" w:rsidP="00002EA8">
      <w:pPr>
        <w:rPr>
          <w:ins w:id="2729" w:author="Sacintha Raj" w:date="2023-01-26T01:03:00Z"/>
          <w:b/>
          <w:noProof/>
        </w:rPr>
      </w:pPr>
    </w:p>
    <w:p w14:paraId="5AC43E30" w14:textId="77777777" w:rsidR="00002EA8" w:rsidRDefault="00002EA8" w:rsidP="00002EA8">
      <w:pPr>
        <w:rPr>
          <w:ins w:id="2730" w:author="Sacintha Raj" w:date="2023-01-26T01:03:00Z"/>
          <w:b/>
          <w:noProof/>
        </w:rPr>
      </w:pPr>
    </w:p>
    <w:p w14:paraId="35928D3B" w14:textId="77777777" w:rsidR="00002EA8" w:rsidRDefault="00002EA8" w:rsidP="00002EA8">
      <w:pPr>
        <w:rPr>
          <w:ins w:id="2731" w:author="Sacintha Raj" w:date="2023-01-26T01:03:00Z"/>
          <w:b/>
          <w:noProof/>
        </w:rPr>
      </w:pPr>
    </w:p>
    <w:p w14:paraId="5240E973" w14:textId="77777777" w:rsidR="00002EA8" w:rsidRDefault="00002EA8" w:rsidP="00002EA8">
      <w:pPr>
        <w:rPr>
          <w:ins w:id="2732" w:author="Sacintha Raj" w:date="2023-01-26T01:03:00Z"/>
          <w:b/>
          <w:noProof/>
        </w:rPr>
      </w:pPr>
    </w:p>
    <w:p w14:paraId="1F48B287" w14:textId="77777777" w:rsidR="00002EA8" w:rsidRDefault="00002EA8" w:rsidP="00002EA8">
      <w:pPr>
        <w:rPr>
          <w:ins w:id="2733" w:author="Sacintha Raj" w:date="2023-01-26T01:03:00Z"/>
          <w:b/>
        </w:rPr>
      </w:pPr>
      <w:ins w:id="2734" w:author="Sacintha Raj" w:date="2023-01-26T01:03:00Z">
        <w:r>
          <w:rPr>
            <w:b/>
            <w:noProof/>
          </w:rPr>
          <w:lastRenderedPageBreak/>
          <w:drawing>
            <wp:inline distT="0" distB="0" distL="0" distR="0" wp14:anchorId="762F8862" wp14:editId="188FFE8E">
              <wp:extent cx="8864600" cy="3043555"/>
              <wp:effectExtent l="0" t="0" r="0" b="444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2"/>
                      <a:stretch>
                        <a:fillRect/>
                      </a:stretch>
                    </pic:blipFill>
                    <pic:spPr>
                      <a:xfrm>
                        <a:off x="0" y="0"/>
                        <a:ext cx="8864600" cy="3043555"/>
                      </a:xfrm>
                      <a:prstGeom prst="rect">
                        <a:avLst/>
                      </a:prstGeom>
                    </pic:spPr>
                  </pic:pic>
                </a:graphicData>
              </a:graphic>
            </wp:inline>
          </w:drawing>
        </w:r>
      </w:ins>
    </w:p>
    <w:p w14:paraId="42F59F0A" w14:textId="77777777" w:rsidR="00002EA8" w:rsidRDefault="00002EA8" w:rsidP="00002EA8">
      <w:pPr>
        <w:pStyle w:val="ListParagraph"/>
        <w:rPr>
          <w:ins w:id="2735" w:author="Sacintha Raj" w:date="2023-01-26T01:03:00Z"/>
        </w:rPr>
      </w:pPr>
    </w:p>
    <w:p w14:paraId="63E30CBC" w14:textId="77777777" w:rsidR="00002EA8" w:rsidRDefault="00002EA8" w:rsidP="00002EA8">
      <w:pPr>
        <w:pStyle w:val="ListParagraph"/>
        <w:rPr>
          <w:ins w:id="2736" w:author="Sacintha Raj" w:date="2023-01-26T01:03:00Z"/>
        </w:rPr>
      </w:pPr>
    </w:p>
    <w:p w14:paraId="186C7ACA" w14:textId="77777777" w:rsidR="00002EA8" w:rsidRDefault="00002EA8" w:rsidP="00002EA8">
      <w:pPr>
        <w:pStyle w:val="ListParagraph"/>
        <w:rPr>
          <w:ins w:id="2737" w:author="Sacintha Raj" w:date="2023-01-26T01:03:00Z"/>
        </w:rPr>
      </w:pPr>
    </w:p>
    <w:p w14:paraId="14AF5FD7" w14:textId="77777777" w:rsidR="00002EA8" w:rsidRDefault="00002EA8" w:rsidP="00002EA8">
      <w:pPr>
        <w:pStyle w:val="ListParagraph"/>
        <w:rPr>
          <w:ins w:id="2738" w:author="Sacintha Raj" w:date="2023-01-26T01:03:00Z"/>
        </w:rPr>
      </w:pPr>
    </w:p>
    <w:p w14:paraId="26FC8762" w14:textId="77777777" w:rsidR="00002EA8" w:rsidRDefault="00002EA8" w:rsidP="00002EA8">
      <w:pPr>
        <w:pStyle w:val="ListParagraph"/>
        <w:rPr>
          <w:ins w:id="2739" w:author="Sacintha Raj" w:date="2023-01-26T01:03:00Z"/>
        </w:rPr>
      </w:pPr>
    </w:p>
    <w:p w14:paraId="40E290FF" w14:textId="77777777" w:rsidR="00002EA8" w:rsidRDefault="00002EA8" w:rsidP="00002EA8">
      <w:pPr>
        <w:pStyle w:val="ListParagraph"/>
        <w:rPr>
          <w:ins w:id="2740" w:author="Sacintha Raj" w:date="2023-01-26T01:03:00Z"/>
        </w:rPr>
      </w:pPr>
    </w:p>
    <w:p w14:paraId="4EE14AAC" w14:textId="77777777" w:rsidR="00002EA8" w:rsidRDefault="00002EA8" w:rsidP="00002EA8">
      <w:pPr>
        <w:pStyle w:val="ListParagraph"/>
        <w:rPr>
          <w:ins w:id="2741" w:author="Sacintha Raj" w:date="2023-01-26T01:03:00Z"/>
        </w:rPr>
      </w:pPr>
    </w:p>
    <w:p w14:paraId="33FA7FA1" w14:textId="77777777" w:rsidR="00002EA8" w:rsidRDefault="00002EA8" w:rsidP="00002EA8">
      <w:pPr>
        <w:pStyle w:val="ListParagraph"/>
        <w:rPr>
          <w:ins w:id="2742" w:author="Sacintha Raj" w:date="2023-01-26T01:03:00Z"/>
        </w:rPr>
      </w:pPr>
    </w:p>
    <w:p w14:paraId="2BFF007B" w14:textId="77777777" w:rsidR="00002EA8" w:rsidRDefault="00002EA8" w:rsidP="00002EA8">
      <w:pPr>
        <w:pStyle w:val="ListParagraph"/>
        <w:rPr>
          <w:ins w:id="2743" w:author="Sacintha Raj" w:date="2023-01-26T01:03:00Z"/>
        </w:rPr>
      </w:pPr>
    </w:p>
    <w:p w14:paraId="70C242FA" w14:textId="77777777" w:rsidR="00002EA8" w:rsidRDefault="00002EA8" w:rsidP="00002EA8">
      <w:pPr>
        <w:pStyle w:val="ListParagraph"/>
        <w:rPr>
          <w:ins w:id="2744" w:author="Sacintha Raj" w:date="2023-01-26T01:03:00Z"/>
        </w:rPr>
      </w:pPr>
    </w:p>
    <w:p w14:paraId="679057EB" w14:textId="77777777" w:rsidR="00002EA8" w:rsidRDefault="00002EA8" w:rsidP="00002EA8">
      <w:pPr>
        <w:pStyle w:val="ListParagraph"/>
        <w:rPr>
          <w:ins w:id="2745" w:author="Sacintha Raj" w:date="2023-01-26T01:03:00Z"/>
        </w:rPr>
      </w:pPr>
    </w:p>
    <w:p w14:paraId="2789D02D" w14:textId="77777777" w:rsidR="00002EA8" w:rsidRDefault="00002EA8" w:rsidP="00002EA8">
      <w:pPr>
        <w:pStyle w:val="ListParagraph"/>
        <w:rPr>
          <w:ins w:id="2746" w:author="Sacintha Raj" w:date="2023-01-26T01:03:00Z"/>
        </w:rPr>
      </w:pPr>
    </w:p>
    <w:p w14:paraId="6D042736" w14:textId="77777777" w:rsidR="00002EA8" w:rsidRDefault="00002EA8" w:rsidP="00002EA8">
      <w:pPr>
        <w:pStyle w:val="ListParagraph"/>
        <w:rPr>
          <w:ins w:id="2747" w:author="Sacintha Raj" w:date="2023-01-26T01:03:00Z"/>
        </w:rPr>
      </w:pPr>
    </w:p>
    <w:p w14:paraId="53612CCA" w14:textId="77777777" w:rsidR="00002EA8" w:rsidRDefault="00002EA8" w:rsidP="00002EA8">
      <w:pPr>
        <w:pStyle w:val="ListParagraph"/>
        <w:rPr>
          <w:ins w:id="2748" w:author="Sacintha Raj" w:date="2023-01-26T01:03:00Z"/>
        </w:rPr>
      </w:pPr>
    </w:p>
    <w:p w14:paraId="52002A0F" w14:textId="77777777" w:rsidR="00002EA8" w:rsidRDefault="00002EA8" w:rsidP="00002EA8">
      <w:pPr>
        <w:pStyle w:val="ListParagraph"/>
        <w:rPr>
          <w:ins w:id="2749" w:author="Sacintha Raj" w:date="2023-01-26T01:03:00Z"/>
        </w:rPr>
      </w:pPr>
    </w:p>
    <w:p w14:paraId="6B5A51C5" w14:textId="77777777" w:rsidR="00002EA8" w:rsidRDefault="00002EA8" w:rsidP="00002EA8">
      <w:pPr>
        <w:pStyle w:val="ListParagraph"/>
        <w:rPr>
          <w:ins w:id="2750" w:author="Sacintha Raj" w:date="2023-01-26T01:03:00Z"/>
        </w:rPr>
      </w:pPr>
    </w:p>
    <w:p w14:paraId="02FFE7FC" w14:textId="77777777" w:rsidR="00002EA8" w:rsidRDefault="00002EA8" w:rsidP="00002EA8">
      <w:pPr>
        <w:pStyle w:val="ListParagraph"/>
        <w:numPr>
          <w:ilvl w:val="0"/>
          <w:numId w:val="21"/>
        </w:numPr>
        <w:rPr>
          <w:ins w:id="2751" w:author="Sacintha Raj" w:date="2023-01-26T01:03:00Z"/>
        </w:rPr>
      </w:pPr>
      <w:ins w:id="2752" w:author="Sacintha Raj" w:date="2023-01-26T01:03:00Z">
        <w:r>
          <w:lastRenderedPageBreak/>
          <w:t>Store Eclipse response and pass it on”</w:t>
        </w:r>
      </w:ins>
    </w:p>
    <w:p w14:paraId="2E7353F0" w14:textId="77777777" w:rsidR="00002EA8" w:rsidRDefault="00002EA8" w:rsidP="00002EA8">
      <w:pPr>
        <w:pStyle w:val="ListParagraph"/>
        <w:numPr>
          <w:ilvl w:val="1"/>
          <w:numId w:val="21"/>
        </w:numPr>
        <w:rPr>
          <w:ins w:id="2753" w:author="Sacintha Raj" w:date="2023-01-26T01:03:00Z"/>
        </w:rPr>
      </w:pPr>
      <w:ins w:id="2754" w:author="Sacintha Raj" w:date="2023-01-26T01:03:00Z">
        <w:r>
          <w:t xml:space="preserve">If there is any failure in s3 storage or Data base storage </w:t>
        </w:r>
      </w:ins>
    </w:p>
    <w:p w14:paraId="1967EA2B" w14:textId="77777777" w:rsidR="00002EA8" w:rsidRDefault="00002EA8" w:rsidP="00002EA8">
      <w:pPr>
        <w:rPr>
          <w:ins w:id="2755" w:author="Sacintha Raj" w:date="2023-01-26T01:03:00Z"/>
          <w:b/>
        </w:rPr>
      </w:pPr>
    </w:p>
    <w:p w14:paraId="428F4525" w14:textId="77777777" w:rsidR="00002EA8" w:rsidRDefault="00002EA8" w:rsidP="00002EA8">
      <w:pPr>
        <w:rPr>
          <w:ins w:id="2756" w:author="Sacintha Raj" w:date="2023-01-26T01:03:00Z"/>
          <w:b/>
        </w:rPr>
      </w:pPr>
      <w:ins w:id="2757" w:author="Sacintha Raj" w:date="2023-01-26T01:03:00Z">
        <w:r>
          <w:rPr>
            <w:b/>
            <w:noProof/>
          </w:rPr>
          <w:drawing>
            <wp:inline distT="0" distB="0" distL="0" distR="0" wp14:anchorId="6725573D" wp14:editId="1E90AE35">
              <wp:extent cx="8562975" cy="3895725"/>
              <wp:effectExtent l="0" t="0" r="9525"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3"/>
                      <a:stretch>
                        <a:fillRect/>
                      </a:stretch>
                    </pic:blipFill>
                    <pic:spPr>
                      <a:xfrm>
                        <a:off x="0" y="0"/>
                        <a:ext cx="8562975" cy="3895725"/>
                      </a:xfrm>
                      <a:prstGeom prst="rect">
                        <a:avLst/>
                      </a:prstGeom>
                    </pic:spPr>
                  </pic:pic>
                </a:graphicData>
              </a:graphic>
            </wp:inline>
          </w:drawing>
        </w:r>
      </w:ins>
    </w:p>
    <w:p w14:paraId="0D5C67E6" w14:textId="77777777" w:rsidR="00002EA8" w:rsidRDefault="00002EA8" w:rsidP="00002EA8">
      <w:pPr>
        <w:rPr>
          <w:ins w:id="2758" w:author="Sacintha Raj" w:date="2023-01-26T01:03:00Z"/>
          <w:b/>
        </w:rPr>
      </w:pPr>
    </w:p>
    <w:p w14:paraId="2D0A92A9" w14:textId="77777777" w:rsidR="00002EA8" w:rsidRPr="007C0816" w:rsidRDefault="00002EA8" w:rsidP="00002EA8">
      <w:pPr>
        <w:pStyle w:val="ListParagraph"/>
        <w:numPr>
          <w:ilvl w:val="0"/>
          <w:numId w:val="21"/>
        </w:numPr>
        <w:rPr>
          <w:ins w:id="2759" w:author="Sacintha Raj" w:date="2023-01-26T01:03:00Z"/>
        </w:rPr>
      </w:pPr>
      <w:ins w:id="2760" w:author="Sacintha Raj" w:date="2023-01-26T01:03:00Z">
        <w:r w:rsidRPr="007C0816">
          <w:t>Reload Request from Backup queue to eclipse queue to continue processing</w:t>
        </w:r>
      </w:ins>
    </w:p>
    <w:p w14:paraId="09A92867" w14:textId="77777777" w:rsidR="00002EA8" w:rsidRPr="007C0816" w:rsidRDefault="00002EA8" w:rsidP="00002EA8">
      <w:pPr>
        <w:rPr>
          <w:ins w:id="2761" w:author="Sacintha Raj" w:date="2023-01-26T01:03:00Z"/>
        </w:rPr>
      </w:pPr>
      <w:ins w:id="2762" w:author="Sacintha Raj" w:date="2023-01-26T01:03:00Z">
        <w:r w:rsidRPr="007C0816">
          <w:t>Reload Request from Backup queue to eclipse queue to continue processing</w:t>
        </w:r>
      </w:ins>
    </w:p>
    <w:p w14:paraId="397FA413" w14:textId="77777777" w:rsidR="00002EA8" w:rsidRDefault="00002EA8" w:rsidP="00002EA8">
      <w:pPr>
        <w:rPr>
          <w:ins w:id="2763" w:author="Sacintha Raj" w:date="2023-01-26T01:03:00Z"/>
          <w:b/>
        </w:rPr>
      </w:pPr>
    </w:p>
    <w:p w14:paraId="70C650A1" w14:textId="77777777" w:rsidR="00002EA8" w:rsidRDefault="00002EA8" w:rsidP="00002EA8">
      <w:pPr>
        <w:rPr>
          <w:ins w:id="2764" w:author="Sacintha Raj" w:date="2023-01-26T01:03:00Z"/>
          <w:b/>
        </w:rPr>
      </w:pPr>
      <w:ins w:id="2765" w:author="Sacintha Raj" w:date="2023-01-26T01:03:00Z">
        <w:r>
          <w:rPr>
            <w:b/>
            <w:noProof/>
          </w:rPr>
          <w:lastRenderedPageBreak/>
          <w:drawing>
            <wp:inline distT="0" distB="0" distL="0" distR="0" wp14:anchorId="2F77E213" wp14:editId="2528BCEF">
              <wp:extent cx="6391275" cy="781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4"/>
                      <a:stretch>
                        <a:fillRect/>
                      </a:stretch>
                    </pic:blipFill>
                    <pic:spPr>
                      <a:xfrm>
                        <a:off x="0" y="0"/>
                        <a:ext cx="6391275" cy="781050"/>
                      </a:xfrm>
                      <a:prstGeom prst="rect">
                        <a:avLst/>
                      </a:prstGeom>
                    </pic:spPr>
                  </pic:pic>
                </a:graphicData>
              </a:graphic>
            </wp:inline>
          </w:drawing>
        </w:r>
      </w:ins>
    </w:p>
    <w:p w14:paraId="031027A1" w14:textId="77777777" w:rsidR="00002EA8" w:rsidRDefault="00002EA8" w:rsidP="00002EA8">
      <w:pPr>
        <w:rPr>
          <w:ins w:id="2766" w:author="Sacintha Raj" w:date="2023-01-26T01:03:00Z"/>
          <w:b/>
        </w:rPr>
      </w:pPr>
    </w:p>
    <w:p w14:paraId="1DCCF7C6" w14:textId="77777777" w:rsidR="00002EA8" w:rsidRDefault="00002EA8" w:rsidP="00002EA8">
      <w:pPr>
        <w:rPr>
          <w:ins w:id="2767" w:author="Sacintha Raj" w:date="2023-01-26T01:03:00Z"/>
          <w:b/>
        </w:rPr>
      </w:pPr>
    </w:p>
    <w:p w14:paraId="5B4A27D2" w14:textId="77777777" w:rsidR="00002EA8" w:rsidRPr="00B90B05" w:rsidRDefault="00002EA8" w:rsidP="00002EA8">
      <w:pPr>
        <w:pStyle w:val="ListParagraph"/>
        <w:numPr>
          <w:ilvl w:val="0"/>
          <w:numId w:val="21"/>
        </w:numPr>
        <w:rPr>
          <w:ins w:id="2768" w:author="Sacintha Raj" w:date="2023-01-26T01:03:00Z"/>
        </w:rPr>
      </w:pPr>
      <w:ins w:id="2769" w:author="Sacintha Raj" w:date="2023-01-26T01:03:00Z">
        <w:r w:rsidRPr="00B90B05">
          <w:t>Eclipse</w:t>
        </w:r>
        <w:r>
          <w:tab/>
        </w:r>
        <w:r w:rsidRPr="00B90B05">
          <w:t xml:space="preserve"> Response mapped and posted to CMS Queue</w:t>
        </w:r>
      </w:ins>
    </w:p>
    <w:p w14:paraId="46E6794F" w14:textId="77777777" w:rsidR="00002EA8" w:rsidRDefault="00002EA8" w:rsidP="00002EA8">
      <w:pPr>
        <w:rPr>
          <w:ins w:id="2770" w:author="Sacintha Raj" w:date="2023-01-26T01:03:00Z"/>
          <w:b/>
        </w:rPr>
      </w:pPr>
    </w:p>
    <w:p w14:paraId="12C89342" w14:textId="77777777" w:rsidR="00002EA8" w:rsidRDefault="00002EA8" w:rsidP="00002EA8">
      <w:pPr>
        <w:rPr>
          <w:ins w:id="2771" w:author="Sacintha Raj" w:date="2023-01-26T01:03:00Z"/>
          <w:b/>
        </w:rPr>
      </w:pPr>
      <w:ins w:id="2772" w:author="Sacintha Raj" w:date="2023-01-26T01:03:00Z">
        <w:r>
          <w:rPr>
            <w:b/>
            <w:noProof/>
          </w:rPr>
          <w:drawing>
            <wp:inline distT="0" distB="0" distL="0" distR="0" wp14:anchorId="26E4E1FC" wp14:editId="35BE4D20">
              <wp:extent cx="6184900" cy="1518285"/>
              <wp:effectExtent l="0" t="0" r="6350" b="571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5"/>
                      <a:stretch>
                        <a:fillRect/>
                      </a:stretch>
                    </pic:blipFill>
                    <pic:spPr>
                      <a:xfrm>
                        <a:off x="0" y="0"/>
                        <a:ext cx="6184900" cy="1518285"/>
                      </a:xfrm>
                      <a:prstGeom prst="rect">
                        <a:avLst/>
                      </a:prstGeom>
                    </pic:spPr>
                  </pic:pic>
                </a:graphicData>
              </a:graphic>
            </wp:inline>
          </w:drawing>
        </w:r>
      </w:ins>
    </w:p>
    <w:p w14:paraId="33C6105C" w14:textId="77777777" w:rsidR="00002EA8" w:rsidRPr="00B90B05" w:rsidRDefault="00002EA8" w:rsidP="00002EA8">
      <w:pPr>
        <w:pStyle w:val="ListParagraph"/>
        <w:rPr>
          <w:ins w:id="2773" w:author="Sacintha Raj" w:date="2023-01-26T01:03:00Z"/>
        </w:rPr>
      </w:pPr>
    </w:p>
    <w:p w14:paraId="506E7AE7" w14:textId="77777777" w:rsidR="00002EA8" w:rsidRDefault="00002EA8" w:rsidP="00002EA8">
      <w:pPr>
        <w:pStyle w:val="ListParagraph"/>
        <w:numPr>
          <w:ilvl w:val="0"/>
          <w:numId w:val="21"/>
        </w:numPr>
        <w:rPr>
          <w:ins w:id="2774" w:author="Sacintha Raj" w:date="2023-01-26T01:03:00Z"/>
        </w:rPr>
      </w:pPr>
      <w:ins w:id="2775" w:author="Sacintha Raj" w:date="2023-01-26T01:03:00Z">
        <w:r w:rsidRPr="00B90B05">
          <w:t>Eclipse Duplicate Request strategy</w:t>
        </w:r>
      </w:ins>
    </w:p>
    <w:p w14:paraId="396DD5D2" w14:textId="77777777" w:rsidR="00002EA8" w:rsidRDefault="00002EA8" w:rsidP="00002EA8">
      <w:pPr>
        <w:pStyle w:val="ListParagraph"/>
        <w:numPr>
          <w:ilvl w:val="1"/>
          <w:numId w:val="42"/>
        </w:numPr>
        <w:rPr>
          <w:ins w:id="2776" w:author="Sacintha Raj" w:date="2023-01-26T01:03:00Z"/>
        </w:rPr>
      </w:pPr>
      <w:ins w:id="2777" w:author="Sacintha Raj" w:date="2023-01-26T01:03:00Z">
        <w:r>
          <w:t>Alternate request is used and confirm the original request has been successful and results in flow 7 where the original path of response flow continues</w:t>
        </w:r>
      </w:ins>
    </w:p>
    <w:p w14:paraId="45B0B454" w14:textId="77777777" w:rsidR="00002EA8" w:rsidRDefault="00002EA8" w:rsidP="00002EA8">
      <w:pPr>
        <w:pStyle w:val="ListParagraph"/>
        <w:numPr>
          <w:ilvl w:val="1"/>
          <w:numId w:val="42"/>
        </w:numPr>
        <w:rPr>
          <w:ins w:id="2778" w:author="Sacintha Raj" w:date="2023-01-26T01:03:00Z"/>
        </w:rPr>
      </w:pPr>
      <w:ins w:id="2779" w:author="Sacintha Raj" w:date="2023-01-26T01:03:00Z">
        <w:r>
          <w:t>Alternate request is used and confirm the original request has not been successful and results in flow 2. Post the ECLIPSE_REQUEST to Eclipse queue and for processing the request again</w:t>
        </w:r>
      </w:ins>
    </w:p>
    <w:p w14:paraId="2702C898" w14:textId="77777777" w:rsidR="00002EA8" w:rsidRDefault="00002EA8" w:rsidP="00002EA8">
      <w:pPr>
        <w:pStyle w:val="ListParagraph"/>
        <w:numPr>
          <w:ilvl w:val="1"/>
          <w:numId w:val="42"/>
        </w:numPr>
        <w:rPr>
          <w:ins w:id="2780" w:author="Sacintha Raj" w:date="2023-01-26T01:03:00Z"/>
        </w:rPr>
      </w:pPr>
      <w:ins w:id="2781" w:author="Sacintha Raj" w:date="2023-01-26T01:03:00Z">
        <w:r>
          <w:t>The alternate request also failed and results in flow 6. The original request is stored in a DB for Future processing</w:t>
        </w:r>
      </w:ins>
    </w:p>
    <w:p w14:paraId="30D62D09" w14:textId="77777777" w:rsidR="00002EA8" w:rsidRPr="00B90B05" w:rsidRDefault="00002EA8" w:rsidP="00002EA8">
      <w:pPr>
        <w:rPr>
          <w:ins w:id="2782" w:author="Sacintha Raj" w:date="2023-01-26T01:03:00Z"/>
        </w:rPr>
      </w:pPr>
      <w:ins w:id="2783" w:author="Sacintha Raj" w:date="2023-01-26T01:03:00Z">
        <w:r>
          <w:rPr>
            <w:noProof/>
          </w:rPr>
          <w:lastRenderedPageBreak/>
          <w:drawing>
            <wp:inline distT="0" distB="0" distL="0" distR="0" wp14:anchorId="60A19087" wp14:editId="313264F5">
              <wp:extent cx="8864600" cy="318262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6"/>
                      <a:stretch>
                        <a:fillRect/>
                      </a:stretch>
                    </pic:blipFill>
                    <pic:spPr>
                      <a:xfrm>
                        <a:off x="0" y="0"/>
                        <a:ext cx="8864600" cy="3182620"/>
                      </a:xfrm>
                      <a:prstGeom prst="rect">
                        <a:avLst/>
                      </a:prstGeom>
                    </pic:spPr>
                  </pic:pic>
                </a:graphicData>
              </a:graphic>
            </wp:inline>
          </w:drawing>
        </w:r>
      </w:ins>
    </w:p>
    <w:p w14:paraId="238A867E" w14:textId="77777777" w:rsidR="00002EA8" w:rsidRDefault="00002EA8" w:rsidP="00002EA8">
      <w:pPr>
        <w:rPr>
          <w:ins w:id="2784" w:author="Sacintha Raj" w:date="2023-01-26T01:03:00Z"/>
          <w:b/>
        </w:rPr>
      </w:pPr>
    </w:p>
    <w:p w14:paraId="1456498C" w14:textId="77777777" w:rsidR="00002EA8" w:rsidRPr="00680222" w:rsidRDefault="00002EA8" w:rsidP="00002EA8">
      <w:pPr>
        <w:pStyle w:val="ListParagraph"/>
        <w:numPr>
          <w:ilvl w:val="0"/>
          <w:numId w:val="21"/>
        </w:numPr>
        <w:rPr>
          <w:ins w:id="2785" w:author="Sacintha Raj" w:date="2023-01-26T01:03:00Z"/>
        </w:rPr>
      </w:pPr>
      <w:ins w:id="2786" w:author="Sacintha Raj" w:date="2023-01-26T01:03:00Z">
        <w:r w:rsidRPr="00680222">
          <w:t>Request from table to Duplicate Flow</w:t>
        </w:r>
      </w:ins>
    </w:p>
    <w:p w14:paraId="4D50350F" w14:textId="77777777" w:rsidR="00002EA8" w:rsidRDefault="00002EA8" w:rsidP="00002EA8">
      <w:pPr>
        <w:rPr>
          <w:ins w:id="2787" w:author="Sacintha Raj" w:date="2023-01-26T01:03:00Z"/>
          <w:b/>
        </w:rPr>
      </w:pPr>
    </w:p>
    <w:p w14:paraId="191058F1" w14:textId="77777777" w:rsidR="00002EA8" w:rsidRDefault="00002EA8" w:rsidP="00002EA8">
      <w:pPr>
        <w:rPr>
          <w:ins w:id="2788" w:author="Sacintha Raj" w:date="2023-01-26T01:03:00Z"/>
          <w:b/>
        </w:rPr>
      </w:pPr>
      <w:ins w:id="2789" w:author="Sacintha Raj" w:date="2023-01-26T01:03:00Z">
        <w:r>
          <w:rPr>
            <w:b/>
            <w:noProof/>
          </w:rPr>
          <w:drawing>
            <wp:inline distT="0" distB="0" distL="0" distR="0" wp14:anchorId="7557E3A4" wp14:editId="47C50636">
              <wp:extent cx="4866667" cy="780952"/>
              <wp:effectExtent l="0" t="0" r="0" b="63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a:stretch>
                        <a:fillRect/>
                      </a:stretch>
                    </pic:blipFill>
                    <pic:spPr>
                      <a:xfrm>
                        <a:off x="0" y="0"/>
                        <a:ext cx="4866667" cy="780952"/>
                      </a:xfrm>
                      <a:prstGeom prst="rect">
                        <a:avLst/>
                      </a:prstGeom>
                    </pic:spPr>
                  </pic:pic>
                </a:graphicData>
              </a:graphic>
            </wp:inline>
          </w:drawing>
        </w:r>
      </w:ins>
    </w:p>
    <w:p w14:paraId="2330DCE2" w14:textId="77777777" w:rsidR="00002EA8" w:rsidRDefault="00002EA8" w:rsidP="00002EA8">
      <w:pPr>
        <w:rPr>
          <w:ins w:id="2790" w:author="Sacintha Raj" w:date="2023-01-26T01:03:00Z"/>
          <w:b/>
        </w:rPr>
      </w:pPr>
    </w:p>
    <w:p w14:paraId="2496A0F2" w14:textId="77777777" w:rsidR="00002EA8" w:rsidRDefault="00002EA8" w:rsidP="00002EA8">
      <w:pPr>
        <w:pStyle w:val="ListParagraph"/>
        <w:numPr>
          <w:ilvl w:val="0"/>
          <w:numId w:val="21"/>
        </w:numPr>
        <w:rPr>
          <w:ins w:id="2791" w:author="Sacintha Raj" w:date="2023-01-26T01:03:00Z"/>
        </w:rPr>
      </w:pPr>
      <w:ins w:id="2792" w:author="Sacintha Raj" w:date="2023-01-26T01:03:00Z">
        <w:r w:rsidRPr="00C62A49">
          <w:t xml:space="preserve">Invoke CMS </w:t>
        </w:r>
      </w:ins>
    </w:p>
    <w:p w14:paraId="41A92B65" w14:textId="77777777" w:rsidR="00002EA8" w:rsidRDefault="00002EA8" w:rsidP="00002EA8">
      <w:pPr>
        <w:pStyle w:val="ListParagraph"/>
        <w:numPr>
          <w:ilvl w:val="1"/>
          <w:numId w:val="42"/>
        </w:numPr>
        <w:rPr>
          <w:ins w:id="2793" w:author="Sacintha Raj" w:date="2023-01-26T01:03:00Z"/>
        </w:rPr>
      </w:pPr>
      <w:ins w:id="2794" w:author="Sacintha Raj" w:date="2023-01-26T01:03:00Z">
        <w:r>
          <w:t>Successful invocation of CMS resulting in completion of flow</w:t>
        </w:r>
      </w:ins>
    </w:p>
    <w:p w14:paraId="11F2A679" w14:textId="77777777" w:rsidR="00002EA8" w:rsidRPr="00C62A49" w:rsidRDefault="00002EA8" w:rsidP="00002EA8">
      <w:pPr>
        <w:pStyle w:val="ListParagraph"/>
        <w:numPr>
          <w:ilvl w:val="1"/>
          <w:numId w:val="42"/>
        </w:numPr>
        <w:rPr>
          <w:ins w:id="2795" w:author="Sacintha Raj" w:date="2023-01-26T01:03:00Z"/>
        </w:rPr>
      </w:pPr>
      <w:ins w:id="2796" w:author="Sacintha Raj" w:date="2023-01-26T01:03:00Z">
        <w:r>
          <w:t>Any recoverable error results in flow 8 which backs the CMS Response in a backup queue</w:t>
        </w:r>
      </w:ins>
    </w:p>
    <w:p w14:paraId="24E92F33" w14:textId="77777777" w:rsidR="00002EA8" w:rsidRDefault="00002EA8" w:rsidP="00002EA8">
      <w:pPr>
        <w:rPr>
          <w:ins w:id="2797" w:author="Sacintha Raj" w:date="2023-01-26T01:03:00Z"/>
          <w:b/>
        </w:rPr>
      </w:pPr>
      <w:ins w:id="2798" w:author="Sacintha Raj" w:date="2023-01-26T01:03:00Z">
        <w:r>
          <w:rPr>
            <w:b/>
            <w:noProof/>
          </w:rPr>
          <w:lastRenderedPageBreak/>
          <w:drawing>
            <wp:inline distT="0" distB="0" distL="0" distR="0" wp14:anchorId="6C8C145D" wp14:editId="54F63051">
              <wp:extent cx="9934575" cy="3295650"/>
              <wp:effectExtent l="0" t="0" r="9525" b="0"/>
              <wp:docPr id="40" name="Picture 4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lock&#10;&#10;Description automatically generated"/>
                      <pic:cNvPicPr/>
                    </pic:nvPicPr>
                    <pic:blipFill>
                      <a:blip r:embed="rId38"/>
                      <a:stretch>
                        <a:fillRect/>
                      </a:stretch>
                    </pic:blipFill>
                    <pic:spPr>
                      <a:xfrm>
                        <a:off x="0" y="0"/>
                        <a:ext cx="9934575" cy="3295650"/>
                      </a:xfrm>
                      <a:prstGeom prst="rect">
                        <a:avLst/>
                      </a:prstGeom>
                    </pic:spPr>
                  </pic:pic>
                </a:graphicData>
              </a:graphic>
            </wp:inline>
          </w:drawing>
        </w:r>
      </w:ins>
    </w:p>
    <w:p w14:paraId="20C476B2" w14:textId="77777777" w:rsidR="00002EA8" w:rsidRDefault="00002EA8" w:rsidP="00002EA8">
      <w:pPr>
        <w:pStyle w:val="ListParagraph"/>
        <w:numPr>
          <w:ilvl w:val="0"/>
          <w:numId w:val="21"/>
        </w:numPr>
        <w:rPr>
          <w:ins w:id="2799" w:author="Sacintha Raj" w:date="2023-01-26T01:03:00Z"/>
        </w:rPr>
      </w:pPr>
      <w:ins w:id="2800" w:author="Sacintha Raj" w:date="2023-01-26T01:03:00Z">
        <w:r w:rsidRPr="00C62A49">
          <w:t>CMS Response from backup queue</w:t>
        </w:r>
      </w:ins>
    </w:p>
    <w:p w14:paraId="2C0A42DD" w14:textId="77777777" w:rsidR="00002EA8" w:rsidRPr="00C62A49" w:rsidRDefault="00002EA8" w:rsidP="00002EA8">
      <w:pPr>
        <w:pStyle w:val="ListParagraph"/>
        <w:numPr>
          <w:ilvl w:val="1"/>
          <w:numId w:val="42"/>
        </w:numPr>
        <w:rPr>
          <w:ins w:id="2801" w:author="Sacintha Raj" w:date="2023-01-26T01:03:00Z"/>
        </w:rPr>
      </w:pPr>
      <w:ins w:id="2802" w:author="Sacintha Raj" w:date="2023-01-26T01:03:00Z">
        <w:r>
          <w:t>Request moved from backup Queue to CMS Queue</w:t>
        </w:r>
      </w:ins>
    </w:p>
    <w:p w14:paraId="20B3D49B" w14:textId="77777777" w:rsidR="00002EA8" w:rsidRDefault="00002EA8" w:rsidP="00002EA8">
      <w:pPr>
        <w:rPr>
          <w:ins w:id="2803" w:author="Sacintha Raj" w:date="2023-01-26T01:03:00Z"/>
          <w:b/>
        </w:rPr>
      </w:pPr>
    </w:p>
    <w:p w14:paraId="2DEFFA41" w14:textId="77777777" w:rsidR="00002EA8" w:rsidRDefault="00002EA8" w:rsidP="00002EA8">
      <w:pPr>
        <w:rPr>
          <w:ins w:id="2804" w:author="Sacintha Raj" w:date="2023-01-26T01:03:00Z"/>
          <w:b/>
        </w:rPr>
      </w:pPr>
      <w:ins w:id="2805" w:author="Sacintha Raj" w:date="2023-01-26T01:03:00Z">
        <w:r>
          <w:rPr>
            <w:b/>
            <w:noProof/>
          </w:rPr>
          <w:drawing>
            <wp:inline distT="0" distB="0" distL="0" distR="0" wp14:anchorId="03A86913" wp14:editId="6ED3A29D">
              <wp:extent cx="6184900" cy="755650"/>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a:stretch>
                        <a:fillRect/>
                      </a:stretch>
                    </pic:blipFill>
                    <pic:spPr>
                      <a:xfrm>
                        <a:off x="0" y="0"/>
                        <a:ext cx="6184900" cy="755650"/>
                      </a:xfrm>
                      <a:prstGeom prst="rect">
                        <a:avLst/>
                      </a:prstGeom>
                    </pic:spPr>
                  </pic:pic>
                </a:graphicData>
              </a:graphic>
            </wp:inline>
          </w:drawing>
        </w:r>
      </w:ins>
    </w:p>
    <w:p w14:paraId="6A604F13" w14:textId="77777777" w:rsidR="00002EA8" w:rsidRDefault="00002EA8" w:rsidP="00002EA8">
      <w:pPr>
        <w:rPr>
          <w:ins w:id="2806" w:author="Sacintha Raj" w:date="2023-01-26T01:03:00Z"/>
          <w:b/>
        </w:rPr>
      </w:pPr>
    </w:p>
    <w:p w14:paraId="0BC68657" w14:textId="77777777" w:rsidR="00002EA8" w:rsidRDefault="00002EA8" w:rsidP="00002EA8">
      <w:pPr>
        <w:rPr>
          <w:ins w:id="2807" w:author="Sacintha Raj" w:date="2023-01-26T01:03:00Z"/>
          <w:b/>
        </w:rPr>
      </w:pPr>
    </w:p>
    <w:p w14:paraId="5A1C6370" w14:textId="77777777" w:rsidR="00002EA8" w:rsidRDefault="00002EA8" w:rsidP="00002EA8">
      <w:pPr>
        <w:rPr>
          <w:ins w:id="2808" w:author="Sacintha Raj" w:date="2023-01-26T01:03:00Z"/>
          <w:b/>
        </w:rPr>
        <w:sectPr w:rsidR="00002EA8" w:rsidSect="002B6A60">
          <w:pgSz w:w="16840" w:h="11900" w:orient="landscape"/>
          <w:pgMar w:top="1077" w:right="1440" w:bottom="1077" w:left="1440" w:header="851" w:footer="737" w:gutter="0"/>
          <w:cols w:space="708"/>
          <w:titlePg/>
          <w:docGrid w:linePitch="245"/>
          <w:sectPrChange w:id="2809" w:author="Sacintha Raj" w:date="2023-01-26T02:48:00Z">
            <w:sectPr w:rsidR="00002EA8" w:rsidSect="002B6A60">
              <w:pgMar w:top="1077" w:right="1440" w:bottom="1077" w:left="1440" w:header="851" w:footer="737" w:gutter="0"/>
            </w:sectPr>
          </w:sectPrChange>
        </w:sectPr>
      </w:pPr>
    </w:p>
    <w:p w14:paraId="0E1FA37F" w14:textId="77777777" w:rsidR="00002EA8" w:rsidRDefault="00002EA8" w:rsidP="00002EA8">
      <w:pPr>
        <w:rPr>
          <w:ins w:id="2810" w:author="Sacintha Raj" w:date="2023-01-26T01:03:00Z"/>
          <w:b/>
        </w:rPr>
      </w:pPr>
    </w:p>
    <w:p w14:paraId="6ECFF083" w14:textId="77777777" w:rsidR="00002EA8" w:rsidRPr="00226AFA" w:rsidRDefault="00002EA8" w:rsidP="00002EA8">
      <w:pPr>
        <w:rPr>
          <w:ins w:id="2811" w:author="Sacintha Raj" w:date="2023-01-26T01:03:00Z"/>
          <w:bCs/>
        </w:rPr>
      </w:pPr>
      <w:ins w:id="2812" w:author="Sacintha Raj" w:date="2023-01-26T01:03:00Z">
        <w:r>
          <w:rPr>
            <w:bCs/>
          </w:rPr>
          <w:t>The Flow are described below.</w:t>
        </w:r>
      </w:ins>
    </w:p>
    <w:p w14:paraId="3A4AC654" w14:textId="77777777" w:rsidR="00002EA8" w:rsidRDefault="00002EA8" w:rsidP="00002EA8">
      <w:pPr>
        <w:rPr>
          <w:ins w:id="2813" w:author="Sacintha Raj" w:date="2023-01-26T01:03:00Z"/>
          <w:b/>
        </w:rPr>
      </w:pPr>
      <w:ins w:id="2814" w:author="Sacintha Raj" w:date="2023-01-26T01:03:00Z">
        <w:r>
          <w:rPr>
            <w:b/>
          </w:rPr>
          <w:t>Happy Path Request Flow</w:t>
        </w:r>
      </w:ins>
    </w:p>
    <w:p w14:paraId="61A75E5A" w14:textId="77777777" w:rsidR="00002EA8" w:rsidRDefault="00002EA8" w:rsidP="00002EA8">
      <w:pPr>
        <w:rPr>
          <w:ins w:id="2815" w:author="Sacintha Raj" w:date="2023-01-26T01:03:00Z"/>
        </w:rPr>
      </w:pPr>
      <w:ins w:id="2816" w:author="Sacintha Raj" w:date="2023-01-26T01:03:00Z">
        <w:r>
          <w:t>The Flow of request is as below</w:t>
        </w:r>
      </w:ins>
    </w:p>
    <w:p w14:paraId="6CDB9ABA" w14:textId="33515E66" w:rsidR="00002EA8" w:rsidRDefault="00002EA8" w:rsidP="00002EA8">
      <w:pPr>
        <w:pStyle w:val="ListParagraph"/>
        <w:numPr>
          <w:ilvl w:val="0"/>
          <w:numId w:val="22"/>
        </w:numPr>
        <w:spacing w:after="3" w:line="360" w:lineRule="auto"/>
        <w:rPr>
          <w:ins w:id="2817" w:author="Sacintha Raj" w:date="2023-01-26T01:03:00Z"/>
        </w:rPr>
      </w:pPr>
      <w:ins w:id="2818" w:author="Sacintha Raj" w:date="2023-01-26T01:03:00Z">
        <w:r>
          <w:t xml:space="preserve">CMS invokes the SOAP webservice exposed by </w:t>
        </w:r>
      </w:ins>
      <w:ins w:id="2819" w:author="Sacintha Raj" w:date="2023-01-26T02:25:00Z">
        <w:r w:rsidR="00022168">
          <w:t>CEI</w:t>
        </w:r>
      </w:ins>
      <w:ins w:id="2820" w:author="Sacintha Raj" w:date="2023-01-26T01:03:00Z">
        <w:r>
          <w:t>(Fuse).</w:t>
        </w:r>
      </w:ins>
    </w:p>
    <w:p w14:paraId="3FCBD153" w14:textId="77777777" w:rsidR="00002EA8" w:rsidRDefault="00002EA8" w:rsidP="00002EA8">
      <w:pPr>
        <w:pStyle w:val="ListParagraph"/>
        <w:numPr>
          <w:ilvl w:val="0"/>
          <w:numId w:val="22"/>
        </w:numPr>
        <w:spacing w:after="3" w:line="360" w:lineRule="auto"/>
        <w:rPr>
          <w:ins w:id="2821" w:author="Sacintha Raj" w:date="2023-01-26T01:03:00Z"/>
        </w:rPr>
      </w:pPr>
      <w:ins w:id="2822" w:author="Sacintha Raj" w:date="2023-01-26T01:03:00Z">
        <w:r>
          <w:t>The request is validated and stored in a S3 bucket, and the path is stored in a Dynamo DB table “DATA_STORE” for later consumption.</w:t>
        </w:r>
      </w:ins>
    </w:p>
    <w:p w14:paraId="092A2B75" w14:textId="77777777" w:rsidR="00002EA8" w:rsidRDefault="00002EA8" w:rsidP="00002EA8">
      <w:pPr>
        <w:pStyle w:val="ListParagraph"/>
        <w:numPr>
          <w:ilvl w:val="0"/>
          <w:numId w:val="22"/>
        </w:numPr>
        <w:spacing w:after="3" w:line="360" w:lineRule="auto"/>
        <w:rPr>
          <w:ins w:id="2823" w:author="Sacintha Raj" w:date="2023-01-26T01:03:00Z"/>
        </w:rPr>
      </w:pPr>
      <w:ins w:id="2824" w:author="Sacintha Raj" w:date="2023-01-26T01:03:00Z">
        <w:r>
          <w:t>The request is posted on to a queue “REQUEST_PROCESSING_QUEUE”</w:t>
        </w:r>
      </w:ins>
    </w:p>
    <w:p w14:paraId="31D1D3DD" w14:textId="77777777" w:rsidR="00002EA8" w:rsidRDefault="00002EA8" w:rsidP="00002EA8">
      <w:pPr>
        <w:pStyle w:val="ListParagraph"/>
        <w:numPr>
          <w:ilvl w:val="0"/>
          <w:numId w:val="22"/>
        </w:numPr>
        <w:spacing w:after="3" w:line="360" w:lineRule="auto"/>
        <w:rPr>
          <w:ins w:id="2825" w:author="Sacintha Raj" w:date="2023-01-26T01:03:00Z"/>
        </w:rPr>
      </w:pPr>
      <w:ins w:id="2826" w:author="Sacintha Raj" w:date="2023-01-26T01:03:00Z">
        <w:r>
          <w:t>An acknowledgment is sent back to CMS.</w:t>
        </w:r>
      </w:ins>
    </w:p>
    <w:p w14:paraId="59B98D24" w14:textId="77777777" w:rsidR="00002EA8" w:rsidRDefault="00002EA8" w:rsidP="00002EA8">
      <w:pPr>
        <w:pStyle w:val="ListParagraph"/>
        <w:numPr>
          <w:ilvl w:val="0"/>
          <w:numId w:val="22"/>
        </w:numPr>
        <w:spacing w:after="3" w:line="360" w:lineRule="auto"/>
        <w:rPr>
          <w:ins w:id="2827" w:author="Sacintha Raj" w:date="2023-01-26T01:03:00Z"/>
        </w:rPr>
      </w:pPr>
      <w:ins w:id="2828" w:author="Sacintha Raj" w:date="2023-01-26T01:03:00Z">
        <w:r>
          <w:t>The Request is picked from the “REQUEST_PROCESSING_QUEUE”.</w:t>
        </w:r>
      </w:ins>
    </w:p>
    <w:p w14:paraId="3E687F56" w14:textId="77777777" w:rsidR="00002EA8" w:rsidRDefault="00002EA8" w:rsidP="00002EA8">
      <w:pPr>
        <w:pStyle w:val="ListParagraph"/>
        <w:numPr>
          <w:ilvl w:val="0"/>
          <w:numId w:val="22"/>
        </w:numPr>
        <w:spacing w:after="3" w:line="360" w:lineRule="auto"/>
        <w:rPr>
          <w:ins w:id="2829" w:author="Sacintha Raj" w:date="2023-01-26T01:03:00Z"/>
        </w:rPr>
      </w:pPr>
      <w:ins w:id="2830" w:author="Sacintha Raj" w:date="2023-01-26T01:03:00Z">
        <w:r>
          <w:t>The request is mapped to an “Eclipse Request”.</w:t>
        </w:r>
      </w:ins>
    </w:p>
    <w:p w14:paraId="49E9D73D" w14:textId="77777777" w:rsidR="00002EA8" w:rsidRDefault="00002EA8" w:rsidP="00002EA8">
      <w:pPr>
        <w:pStyle w:val="ListParagraph"/>
        <w:numPr>
          <w:ilvl w:val="0"/>
          <w:numId w:val="22"/>
        </w:numPr>
        <w:spacing w:after="3" w:line="360" w:lineRule="auto"/>
        <w:rPr>
          <w:ins w:id="2831" w:author="Sacintha Raj" w:date="2023-01-26T01:03:00Z"/>
        </w:rPr>
      </w:pPr>
      <w:ins w:id="2832" w:author="Sacintha Raj" w:date="2023-01-26T01:03:00Z">
        <w:r>
          <w:t>This “Eclipse Request” is posted on to a “ECLIPSE_QUEUE”</w:t>
        </w:r>
      </w:ins>
    </w:p>
    <w:p w14:paraId="2AF32690" w14:textId="77777777" w:rsidR="00002EA8" w:rsidRDefault="00002EA8" w:rsidP="00002EA8">
      <w:pPr>
        <w:pStyle w:val="ListParagraph"/>
        <w:numPr>
          <w:ilvl w:val="0"/>
          <w:numId w:val="22"/>
        </w:numPr>
        <w:spacing w:after="3" w:line="360" w:lineRule="auto"/>
        <w:rPr>
          <w:ins w:id="2833" w:author="Sacintha Raj" w:date="2023-01-26T01:03:00Z"/>
        </w:rPr>
      </w:pPr>
      <w:ins w:id="2834" w:author="Sacintha Raj" w:date="2023-01-26T01:03:00Z">
        <w:r>
          <w:t>The “Eclipse Request” is then used to invoke an API on the Eclipse.</w:t>
        </w:r>
      </w:ins>
    </w:p>
    <w:p w14:paraId="4D1B2F43" w14:textId="77777777" w:rsidR="00002EA8" w:rsidRDefault="00002EA8" w:rsidP="00002EA8">
      <w:pPr>
        <w:pStyle w:val="ListParagraph"/>
        <w:numPr>
          <w:ilvl w:val="0"/>
          <w:numId w:val="22"/>
        </w:numPr>
        <w:spacing w:after="3" w:line="360" w:lineRule="auto"/>
        <w:rPr>
          <w:ins w:id="2835" w:author="Sacintha Raj" w:date="2023-01-26T01:03:00Z"/>
        </w:rPr>
      </w:pPr>
      <w:ins w:id="2836" w:author="Sacintha Raj" w:date="2023-01-26T01:03:00Z">
        <w:r>
          <w:t>The “Eclipse Response” is received from Eclipse.</w:t>
        </w:r>
      </w:ins>
    </w:p>
    <w:p w14:paraId="26F10C16" w14:textId="77777777" w:rsidR="00002EA8" w:rsidRDefault="00002EA8" w:rsidP="00002EA8">
      <w:pPr>
        <w:pStyle w:val="ListParagraph"/>
        <w:numPr>
          <w:ilvl w:val="0"/>
          <w:numId w:val="22"/>
        </w:numPr>
        <w:spacing w:after="3" w:line="360" w:lineRule="auto"/>
        <w:rPr>
          <w:ins w:id="2837" w:author="Sacintha Raj" w:date="2023-01-26T01:03:00Z"/>
        </w:rPr>
      </w:pPr>
      <w:ins w:id="2838" w:author="Sacintha Raj" w:date="2023-01-26T01:03:00Z">
        <w:r>
          <w:t>The “Eclipse Response” is validated and stored in a S3 bucket, and the path is updated in Dynamo DB table “DATA_STORE” for later consumption.</w:t>
        </w:r>
      </w:ins>
    </w:p>
    <w:p w14:paraId="08696D4E" w14:textId="77777777" w:rsidR="00002EA8" w:rsidRDefault="00002EA8" w:rsidP="00002EA8">
      <w:pPr>
        <w:pStyle w:val="ListParagraph"/>
        <w:numPr>
          <w:ilvl w:val="0"/>
          <w:numId w:val="22"/>
        </w:numPr>
        <w:spacing w:after="3" w:line="360" w:lineRule="auto"/>
        <w:rPr>
          <w:ins w:id="2839" w:author="Sacintha Raj" w:date="2023-01-26T01:03:00Z"/>
        </w:rPr>
      </w:pPr>
      <w:ins w:id="2840" w:author="Sacintha Raj" w:date="2023-01-26T01:03:00Z">
        <w:r>
          <w:t>The “Eclipse Response” is posted to “RESPONSE_PROCESSING_QUEUE”.</w:t>
        </w:r>
      </w:ins>
    </w:p>
    <w:p w14:paraId="4F92FD7C" w14:textId="77777777" w:rsidR="00002EA8" w:rsidRDefault="00002EA8" w:rsidP="00002EA8">
      <w:pPr>
        <w:rPr>
          <w:ins w:id="2841" w:author="Sacintha Raj" w:date="2023-01-26T01:03:00Z"/>
        </w:rPr>
      </w:pPr>
    </w:p>
    <w:p w14:paraId="55136812" w14:textId="77777777" w:rsidR="00002EA8" w:rsidRDefault="00002EA8" w:rsidP="00002EA8">
      <w:pPr>
        <w:rPr>
          <w:ins w:id="2842" w:author="Sacintha Raj" w:date="2023-01-26T01:03:00Z"/>
        </w:rPr>
      </w:pPr>
    </w:p>
    <w:p w14:paraId="648C5533" w14:textId="77777777" w:rsidR="00002EA8" w:rsidRDefault="00002EA8" w:rsidP="00002EA8">
      <w:pPr>
        <w:rPr>
          <w:ins w:id="2843" w:author="Sacintha Raj" w:date="2023-01-26T01:03:00Z"/>
          <w:b/>
        </w:rPr>
      </w:pPr>
      <w:ins w:id="2844" w:author="Sacintha Raj" w:date="2023-01-26T01:03:00Z">
        <w:r>
          <w:rPr>
            <w:b/>
          </w:rPr>
          <w:t>Happy Path Response Flow</w:t>
        </w:r>
      </w:ins>
    </w:p>
    <w:p w14:paraId="76AD7D7C" w14:textId="77777777" w:rsidR="00002EA8" w:rsidRDefault="00002EA8" w:rsidP="00002EA8">
      <w:pPr>
        <w:rPr>
          <w:ins w:id="2845" w:author="Sacintha Raj" w:date="2023-01-26T01:03:00Z"/>
        </w:rPr>
      </w:pPr>
      <w:ins w:id="2846" w:author="Sacintha Raj" w:date="2023-01-26T01:03:00Z">
        <w:r>
          <w:t>The Flow of response is as below</w:t>
        </w:r>
      </w:ins>
    </w:p>
    <w:p w14:paraId="78B3F6D4" w14:textId="77777777" w:rsidR="00002EA8" w:rsidRDefault="00002EA8" w:rsidP="00002EA8">
      <w:pPr>
        <w:pStyle w:val="ListParagraph"/>
        <w:numPr>
          <w:ilvl w:val="0"/>
          <w:numId w:val="23"/>
        </w:numPr>
        <w:spacing w:after="3" w:line="360" w:lineRule="auto"/>
        <w:rPr>
          <w:ins w:id="2847" w:author="Sacintha Raj" w:date="2023-01-26T01:03:00Z"/>
        </w:rPr>
      </w:pPr>
      <w:ins w:id="2848" w:author="Sacintha Raj" w:date="2023-01-26T01:03:00Z">
        <w:r>
          <w:t>The “Eclipse Response” is picked from the “RESPONSE_PROCESSING_QUEUE”.</w:t>
        </w:r>
      </w:ins>
    </w:p>
    <w:p w14:paraId="2B111BBA" w14:textId="77777777" w:rsidR="00002EA8" w:rsidRDefault="00002EA8" w:rsidP="00002EA8">
      <w:pPr>
        <w:pStyle w:val="ListParagraph"/>
        <w:numPr>
          <w:ilvl w:val="0"/>
          <w:numId w:val="23"/>
        </w:numPr>
        <w:spacing w:after="3" w:line="360" w:lineRule="auto"/>
        <w:rPr>
          <w:ins w:id="2849" w:author="Sacintha Raj" w:date="2023-01-26T01:03:00Z"/>
        </w:rPr>
      </w:pPr>
      <w:ins w:id="2850" w:author="Sacintha Raj" w:date="2023-01-26T01:03:00Z">
        <w:r>
          <w:t>The Key fields from response are send to a DynamoDB Table “Reconciliation Table”</w:t>
        </w:r>
      </w:ins>
    </w:p>
    <w:p w14:paraId="4A617A06" w14:textId="77777777" w:rsidR="00002EA8" w:rsidRDefault="00002EA8" w:rsidP="00002EA8">
      <w:pPr>
        <w:pStyle w:val="ListParagraph"/>
        <w:numPr>
          <w:ilvl w:val="0"/>
          <w:numId w:val="23"/>
        </w:numPr>
        <w:spacing w:after="3" w:line="360" w:lineRule="auto"/>
        <w:rPr>
          <w:ins w:id="2851" w:author="Sacintha Raj" w:date="2023-01-26T01:03:00Z"/>
        </w:rPr>
      </w:pPr>
      <w:ins w:id="2852" w:author="Sacintha Raj" w:date="2023-01-26T01:03:00Z">
        <w:r>
          <w:t>The Eclipse Response is mapped to a “CMS Response”</w:t>
        </w:r>
      </w:ins>
    </w:p>
    <w:p w14:paraId="18930EA6" w14:textId="77777777" w:rsidR="00002EA8" w:rsidRDefault="00002EA8" w:rsidP="00002EA8">
      <w:pPr>
        <w:pStyle w:val="ListParagraph"/>
        <w:numPr>
          <w:ilvl w:val="0"/>
          <w:numId w:val="23"/>
        </w:numPr>
        <w:spacing w:after="3" w:line="360" w:lineRule="auto"/>
        <w:rPr>
          <w:ins w:id="2853" w:author="Sacintha Raj" w:date="2023-01-26T01:03:00Z"/>
        </w:rPr>
      </w:pPr>
      <w:ins w:id="2854" w:author="Sacintha Raj" w:date="2023-01-26T01:03:00Z">
        <w:r>
          <w:t>The “CMS Response” is posted on to a “CMS_QUEUE”</w:t>
        </w:r>
      </w:ins>
    </w:p>
    <w:p w14:paraId="5CA5C14E" w14:textId="77777777" w:rsidR="00002EA8" w:rsidRDefault="00002EA8" w:rsidP="00002EA8">
      <w:pPr>
        <w:pStyle w:val="ListParagraph"/>
        <w:numPr>
          <w:ilvl w:val="0"/>
          <w:numId w:val="23"/>
        </w:numPr>
        <w:spacing w:after="3" w:line="360" w:lineRule="auto"/>
        <w:rPr>
          <w:ins w:id="2855" w:author="Sacintha Raj" w:date="2023-01-26T01:03:00Z"/>
        </w:rPr>
      </w:pPr>
      <w:ins w:id="2856" w:author="Sacintha Raj" w:date="2023-01-26T01:03:00Z">
        <w:r>
          <w:t>The “CMS Response” is picked from the “CMS_QUEUE” and used to invoke the CMS Callback APIs</w:t>
        </w:r>
      </w:ins>
    </w:p>
    <w:p w14:paraId="5DF5C6B8" w14:textId="77777777" w:rsidR="00002EA8" w:rsidRDefault="00002EA8" w:rsidP="00002EA8">
      <w:pPr>
        <w:pStyle w:val="ListParagraph"/>
        <w:numPr>
          <w:ilvl w:val="0"/>
          <w:numId w:val="23"/>
        </w:numPr>
        <w:spacing w:after="3" w:line="360" w:lineRule="auto"/>
        <w:rPr>
          <w:ins w:id="2857" w:author="Sacintha Raj" w:date="2023-01-26T01:03:00Z"/>
        </w:rPr>
      </w:pPr>
      <w:ins w:id="2858" w:author="Sacintha Raj" w:date="2023-01-26T01:03:00Z">
        <w:r>
          <w:t>Upon successful acknowledgment Response from CMS the request and Response is cleared from the “DATA_STORE” and marked complete on the “DATA_STORE”</w:t>
        </w:r>
      </w:ins>
    </w:p>
    <w:p w14:paraId="38D56493" w14:textId="77777777" w:rsidR="00002EA8" w:rsidRDefault="00002EA8" w:rsidP="00002EA8">
      <w:pPr>
        <w:rPr>
          <w:ins w:id="2859" w:author="Sacintha Raj" w:date="2023-01-26T01:03:00Z"/>
        </w:rPr>
      </w:pPr>
    </w:p>
    <w:p w14:paraId="6D802C2C" w14:textId="77777777" w:rsidR="00002EA8" w:rsidRDefault="00002EA8" w:rsidP="00002EA8">
      <w:pPr>
        <w:rPr>
          <w:ins w:id="2860" w:author="Sacintha Raj" w:date="2023-01-26T01:03:00Z"/>
          <w:b/>
        </w:rPr>
      </w:pPr>
      <w:ins w:id="2861" w:author="Sacintha Raj" w:date="2023-01-26T01:03:00Z">
        <w:r>
          <w:rPr>
            <w:b/>
          </w:rPr>
          <w:t>Alternative Flows</w:t>
        </w:r>
      </w:ins>
    </w:p>
    <w:p w14:paraId="692B8CD7" w14:textId="77777777" w:rsidR="00002EA8" w:rsidRDefault="00002EA8" w:rsidP="00002EA8">
      <w:pPr>
        <w:rPr>
          <w:ins w:id="2862" w:author="Sacintha Raj" w:date="2023-01-26T01:03:00Z"/>
        </w:rPr>
      </w:pPr>
      <w:ins w:id="2863" w:author="Sacintha Raj" w:date="2023-01-26T01:03:00Z">
        <w:r>
          <w:t>The Above two flows are successful Request and Response flows.</w:t>
        </w:r>
      </w:ins>
    </w:p>
    <w:p w14:paraId="46C713DC" w14:textId="77777777" w:rsidR="00002EA8" w:rsidRDefault="00002EA8" w:rsidP="00002EA8">
      <w:pPr>
        <w:rPr>
          <w:ins w:id="2864" w:author="Sacintha Raj" w:date="2023-01-26T01:03:00Z"/>
        </w:rPr>
      </w:pPr>
      <w:ins w:id="2865" w:author="Sacintha Raj" w:date="2023-01-26T01:03:00Z">
        <w:r>
          <w:t>Below this section we will discuss the alternative flows arising out of error scenarios</w:t>
        </w:r>
      </w:ins>
    </w:p>
    <w:p w14:paraId="5E51AD25" w14:textId="77777777" w:rsidR="00002EA8" w:rsidRDefault="00002EA8" w:rsidP="00002EA8">
      <w:pPr>
        <w:rPr>
          <w:ins w:id="2866" w:author="Sacintha Raj" w:date="2023-01-26T01:03:00Z"/>
        </w:rPr>
      </w:pPr>
    </w:p>
    <w:p w14:paraId="7E6C568E" w14:textId="77777777" w:rsidR="00002EA8" w:rsidRDefault="00002EA8" w:rsidP="00002EA8">
      <w:pPr>
        <w:rPr>
          <w:ins w:id="2867" w:author="Sacintha Raj" w:date="2023-01-26T01:03:00Z"/>
          <w:b/>
        </w:rPr>
      </w:pPr>
      <w:ins w:id="2868" w:author="Sacintha Raj" w:date="2023-01-26T01:03:00Z">
        <w:r>
          <w:rPr>
            <w:b/>
          </w:rPr>
          <w:t>CMS Invalid Request Flow</w:t>
        </w:r>
      </w:ins>
    </w:p>
    <w:p w14:paraId="1D4177EE" w14:textId="77777777" w:rsidR="00002EA8" w:rsidRDefault="00002EA8" w:rsidP="00002EA8">
      <w:pPr>
        <w:pStyle w:val="ListParagraph"/>
        <w:numPr>
          <w:ilvl w:val="0"/>
          <w:numId w:val="24"/>
        </w:numPr>
        <w:spacing w:after="3" w:line="360" w:lineRule="auto"/>
        <w:rPr>
          <w:ins w:id="2869" w:author="Sacintha Raj" w:date="2023-01-26T01:03:00Z"/>
        </w:rPr>
      </w:pPr>
      <w:ins w:id="2870" w:author="Sacintha Raj" w:date="2023-01-26T01:03:00Z">
        <w:r>
          <w:t>CMS invokes the SOAP webservice exposed by CWA(Fuse).</w:t>
        </w:r>
      </w:ins>
    </w:p>
    <w:p w14:paraId="73A2A021" w14:textId="77777777" w:rsidR="00002EA8" w:rsidRDefault="00002EA8" w:rsidP="00002EA8">
      <w:pPr>
        <w:pStyle w:val="ListParagraph"/>
        <w:numPr>
          <w:ilvl w:val="0"/>
          <w:numId w:val="24"/>
        </w:numPr>
        <w:spacing w:after="3" w:line="360" w:lineRule="auto"/>
        <w:rPr>
          <w:ins w:id="2871" w:author="Sacintha Raj" w:date="2023-01-26T01:03:00Z"/>
        </w:rPr>
      </w:pPr>
      <w:ins w:id="2872" w:author="Sacintha Raj" w:date="2023-01-26T01:03:00Z">
        <w:r>
          <w:t>The request is validated and found to be an error.</w:t>
        </w:r>
      </w:ins>
    </w:p>
    <w:p w14:paraId="40E5F472" w14:textId="77777777" w:rsidR="00002EA8" w:rsidRDefault="00002EA8" w:rsidP="00002EA8">
      <w:pPr>
        <w:pStyle w:val="ListParagraph"/>
        <w:numPr>
          <w:ilvl w:val="0"/>
          <w:numId w:val="24"/>
        </w:numPr>
        <w:spacing w:after="3" w:line="360" w:lineRule="auto"/>
        <w:rPr>
          <w:ins w:id="2873" w:author="Sacintha Raj" w:date="2023-01-26T01:03:00Z"/>
        </w:rPr>
      </w:pPr>
      <w:ins w:id="2874" w:author="Sacintha Raj" w:date="2023-01-26T01:03:00Z">
        <w:r>
          <w:t>A soap fault is sent back to CMS</w:t>
        </w:r>
      </w:ins>
    </w:p>
    <w:p w14:paraId="50DF86F7" w14:textId="77777777" w:rsidR="00002EA8" w:rsidRDefault="00002EA8" w:rsidP="00002EA8">
      <w:pPr>
        <w:rPr>
          <w:ins w:id="2875" w:author="Sacintha Raj" w:date="2023-01-26T01:03:00Z"/>
          <w:b/>
        </w:rPr>
      </w:pPr>
      <w:ins w:id="2876" w:author="Sacintha Raj" w:date="2023-01-26T01:03:00Z">
        <w:r>
          <w:rPr>
            <w:b/>
          </w:rPr>
          <w:t>CMS Request storage to S3 bucket has failed</w:t>
        </w:r>
      </w:ins>
    </w:p>
    <w:p w14:paraId="2A498B7F" w14:textId="77777777" w:rsidR="00002EA8" w:rsidRDefault="00002EA8" w:rsidP="00002EA8">
      <w:pPr>
        <w:pStyle w:val="ListParagraph"/>
        <w:numPr>
          <w:ilvl w:val="0"/>
          <w:numId w:val="40"/>
        </w:numPr>
        <w:spacing w:after="3" w:line="360" w:lineRule="auto"/>
        <w:rPr>
          <w:ins w:id="2877" w:author="Sacintha Raj" w:date="2023-01-26T01:03:00Z"/>
        </w:rPr>
      </w:pPr>
      <w:ins w:id="2878" w:author="Sacintha Raj" w:date="2023-01-26T01:03:00Z">
        <w:r>
          <w:t>CMS invokes the SOAP webservice exposed by CWA(Fuse).</w:t>
        </w:r>
      </w:ins>
    </w:p>
    <w:p w14:paraId="627951D7" w14:textId="77777777" w:rsidR="00002EA8" w:rsidRDefault="00002EA8" w:rsidP="00002EA8">
      <w:pPr>
        <w:pStyle w:val="ListParagraph"/>
        <w:numPr>
          <w:ilvl w:val="0"/>
          <w:numId w:val="40"/>
        </w:numPr>
        <w:spacing w:after="3" w:line="360" w:lineRule="auto"/>
        <w:rPr>
          <w:ins w:id="2879" w:author="Sacintha Raj" w:date="2023-01-26T01:03:00Z"/>
        </w:rPr>
      </w:pPr>
      <w:ins w:id="2880" w:author="Sacintha Raj" w:date="2023-01-26T01:03:00Z">
        <w:r>
          <w:t>The request is validated.</w:t>
        </w:r>
      </w:ins>
    </w:p>
    <w:p w14:paraId="6345829D" w14:textId="77777777" w:rsidR="00002EA8" w:rsidRDefault="00002EA8" w:rsidP="00002EA8">
      <w:pPr>
        <w:pStyle w:val="ListParagraph"/>
        <w:numPr>
          <w:ilvl w:val="0"/>
          <w:numId w:val="40"/>
        </w:numPr>
        <w:spacing w:after="3" w:line="360" w:lineRule="auto"/>
        <w:rPr>
          <w:ins w:id="2881" w:author="Sacintha Raj" w:date="2023-01-26T01:03:00Z"/>
        </w:rPr>
      </w:pPr>
      <w:ins w:id="2882" w:author="Sacintha Raj" w:date="2023-01-26T01:03:00Z">
        <w:r>
          <w:t xml:space="preserve">The request is stored in a s3 bucket </w:t>
        </w:r>
      </w:ins>
    </w:p>
    <w:p w14:paraId="7CB0B53F" w14:textId="77777777" w:rsidR="00002EA8" w:rsidRDefault="00002EA8" w:rsidP="00002EA8">
      <w:pPr>
        <w:pStyle w:val="ListParagraph"/>
        <w:numPr>
          <w:ilvl w:val="0"/>
          <w:numId w:val="40"/>
        </w:numPr>
        <w:spacing w:after="3" w:line="360" w:lineRule="auto"/>
        <w:rPr>
          <w:ins w:id="2883" w:author="Sacintha Raj" w:date="2023-01-26T01:03:00Z"/>
        </w:rPr>
      </w:pPr>
      <w:ins w:id="2884" w:author="Sacintha Raj" w:date="2023-01-26T01:03:00Z">
        <w:r>
          <w:t>A soap fault is sent back to CMS</w:t>
        </w:r>
      </w:ins>
    </w:p>
    <w:p w14:paraId="22262787" w14:textId="77777777" w:rsidR="00002EA8" w:rsidRDefault="00002EA8" w:rsidP="00002EA8">
      <w:pPr>
        <w:spacing w:after="3" w:line="360" w:lineRule="auto"/>
        <w:rPr>
          <w:ins w:id="2885" w:author="Sacintha Raj" w:date="2023-01-26T01:03:00Z"/>
        </w:rPr>
      </w:pPr>
    </w:p>
    <w:p w14:paraId="2CC7206A" w14:textId="77777777" w:rsidR="00002EA8" w:rsidRDefault="00002EA8" w:rsidP="00002EA8">
      <w:pPr>
        <w:spacing w:after="3" w:line="360" w:lineRule="auto"/>
        <w:rPr>
          <w:ins w:id="2886" w:author="Sacintha Raj" w:date="2023-01-26T01:03:00Z"/>
        </w:rPr>
      </w:pPr>
    </w:p>
    <w:p w14:paraId="6E334916" w14:textId="77777777" w:rsidR="00002EA8" w:rsidRDefault="00002EA8" w:rsidP="00002EA8">
      <w:pPr>
        <w:rPr>
          <w:ins w:id="2887" w:author="Sacintha Raj" w:date="2023-01-26T01:03:00Z"/>
          <w:b/>
        </w:rPr>
      </w:pPr>
      <w:ins w:id="2888" w:author="Sacintha Raj" w:date="2023-01-26T01:03:00Z">
        <w:r>
          <w:rPr>
            <w:b/>
          </w:rPr>
          <w:t>CMS duplicate Request Flow</w:t>
        </w:r>
      </w:ins>
    </w:p>
    <w:p w14:paraId="4087D53E" w14:textId="77777777" w:rsidR="00002EA8" w:rsidRDefault="00002EA8" w:rsidP="00002EA8">
      <w:pPr>
        <w:pStyle w:val="ListParagraph"/>
        <w:numPr>
          <w:ilvl w:val="0"/>
          <w:numId w:val="25"/>
        </w:numPr>
        <w:spacing w:after="3" w:line="360" w:lineRule="auto"/>
        <w:rPr>
          <w:ins w:id="2889" w:author="Sacintha Raj" w:date="2023-01-26T01:03:00Z"/>
        </w:rPr>
      </w:pPr>
      <w:ins w:id="2890" w:author="Sacintha Raj" w:date="2023-01-26T01:03:00Z">
        <w:r>
          <w:t>CMS invokes the SOAP webservice exposed by CWA(Fuse).</w:t>
        </w:r>
      </w:ins>
    </w:p>
    <w:p w14:paraId="360C75EE" w14:textId="77777777" w:rsidR="00002EA8" w:rsidRDefault="00002EA8" w:rsidP="00002EA8">
      <w:pPr>
        <w:pStyle w:val="ListParagraph"/>
        <w:numPr>
          <w:ilvl w:val="0"/>
          <w:numId w:val="25"/>
        </w:numPr>
        <w:spacing w:after="3" w:line="360" w:lineRule="auto"/>
        <w:rPr>
          <w:ins w:id="2891" w:author="Sacintha Raj" w:date="2023-01-26T01:03:00Z"/>
        </w:rPr>
      </w:pPr>
      <w:ins w:id="2892" w:author="Sacintha Raj" w:date="2023-01-26T01:03:00Z">
        <w:r>
          <w:t xml:space="preserve">The request is validated </w:t>
        </w:r>
      </w:ins>
    </w:p>
    <w:p w14:paraId="1714ED1A" w14:textId="77777777" w:rsidR="00002EA8" w:rsidRDefault="00002EA8" w:rsidP="00002EA8">
      <w:pPr>
        <w:pStyle w:val="ListParagraph"/>
        <w:numPr>
          <w:ilvl w:val="0"/>
          <w:numId w:val="25"/>
        </w:numPr>
        <w:spacing w:after="3" w:line="360" w:lineRule="auto"/>
        <w:rPr>
          <w:ins w:id="2893" w:author="Sacintha Raj" w:date="2023-01-26T01:03:00Z"/>
        </w:rPr>
      </w:pPr>
      <w:ins w:id="2894" w:author="Sacintha Raj" w:date="2023-01-26T01:03:00Z">
        <w:r>
          <w:t xml:space="preserve">The request is stored in a S3 Bucket </w:t>
        </w:r>
      </w:ins>
    </w:p>
    <w:p w14:paraId="18D8B66B" w14:textId="77777777" w:rsidR="00002EA8" w:rsidRDefault="00002EA8" w:rsidP="00002EA8">
      <w:pPr>
        <w:pStyle w:val="ListParagraph"/>
        <w:numPr>
          <w:ilvl w:val="0"/>
          <w:numId w:val="25"/>
        </w:numPr>
        <w:spacing w:after="3" w:line="360" w:lineRule="auto"/>
        <w:rPr>
          <w:ins w:id="2895" w:author="Sacintha Raj" w:date="2023-01-26T01:03:00Z"/>
        </w:rPr>
      </w:pPr>
      <w:ins w:id="2896" w:author="Sacintha Raj" w:date="2023-01-26T01:03:00Z">
        <w:r>
          <w:t>The path reference is stored to the “DATA_STORE”</w:t>
        </w:r>
      </w:ins>
    </w:p>
    <w:p w14:paraId="4CDAF4A5" w14:textId="77777777" w:rsidR="00002EA8" w:rsidRDefault="00002EA8" w:rsidP="00002EA8">
      <w:pPr>
        <w:pStyle w:val="ListParagraph"/>
        <w:numPr>
          <w:ilvl w:val="0"/>
          <w:numId w:val="25"/>
        </w:numPr>
        <w:spacing w:after="3" w:line="360" w:lineRule="auto"/>
        <w:rPr>
          <w:ins w:id="2897" w:author="Sacintha Raj" w:date="2023-01-26T01:03:00Z"/>
        </w:rPr>
      </w:pPr>
      <w:ins w:id="2898" w:author="Sacintha Raj" w:date="2023-01-26T01:03:00Z">
        <w:r>
          <w:t>A primary key validation occurs which denotes a duplicate request.</w:t>
        </w:r>
      </w:ins>
    </w:p>
    <w:p w14:paraId="06E84C9D" w14:textId="77777777" w:rsidR="00002EA8" w:rsidRDefault="00002EA8" w:rsidP="00002EA8">
      <w:pPr>
        <w:pStyle w:val="ListParagraph"/>
        <w:numPr>
          <w:ilvl w:val="0"/>
          <w:numId w:val="25"/>
        </w:numPr>
        <w:spacing w:after="3" w:line="360" w:lineRule="auto"/>
        <w:rPr>
          <w:ins w:id="2899" w:author="Sacintha Raj" w:date="2023-01-26T01:03:00Z"/>
        </w:rPr>
      </w:pPr>
      <w:ins w:id="2900" w:author="Sacintha Raj" w:date="2023-01-26T01:03:00Z">
        <w:r>
          <w:t>A soap fault is sent back to CMS</w:t>
        </w:r>
      </w:ins>
    </w:p>
    <w:p w14:paraId="18CFE161" w14:textId="77777777" w:rsidR="00002EA8" w:rsidRDefault="00002EA8" w:rsidP="00002EA8">
      <w:pPr>
        <w:pStyle w:val="ListParagraph"/>
        <w:spacing w:after="3" w:line="360" w:lineRule="auto"/>
        <w:rPr>
          <w:ins w:id="2901" w:author="Sacintha Raj" w:date="2023-01-26T01:03:00Z"/>
        </w:rPr>
      </w:pPr>
    </w:p>
    <w:p w14:paraId="7A05FE82" w14:textId="77777777" w:rsidR="00002EA8" w:rsidRDefault="00002EA8" w:rsidP="00002EA8">
      <w:pPr>
        <w:rPr>
          <w:ins w:id="2902" w:author="Sacintha Raj" w:date="2023-01-26T01:03:00Z"/>
          <w:b/>
        </w:rPr>
      </w:pPr>
      <w:ins w:id="2903" w:author="Sacintha Raj" w:date="2023-01-26T01:03:00Z">
        <w:r>
          <w:rPr>
            <w:b/>
          </w:rPr>
          <w:t>Eclipse Temporarily Unavailable Request Flow</w:t>
        </w:r>
      </w:ins>
    </w:p>
    <w:p w14:paraId="5301AAE0" w14:textId="77777777" w:rsidR="00002EA8" w:rsidRDefault="00002EA8" w:rsidP="00002EA8">
      <w:pPr>
        <w:pStyle w:val="ListParagraph"/>
        <w:numPr>
          <w:ilvl w:val="0"/>
          <w:numId w:val="26"/>
        </w:numPr>
        <w:spacing w:after="3" w:line="360" w:lineRule="auto"/>
        <w:rPr>
          <w:ins w:id="2904" w:author="Sacintha Raj" w:date="2023-01-26T01:03:00Z"/>
        </w:rPr>
      </w:pPr>
      <w:ins w:id="2905" w:author="Sacintha Raj" w:date="2023-01-26T01:03:00Z">
        <w:r>
          <w:t>CMS invokes the SOAP webservice exposed by CWA(Fuse).</w:t>
        </w:r>
      </w:ins>
    </w:p>
    <w:p w14:paraId="020531B7" w14:textId="77777777" w:rsidR="00002EA8" w:rsidRDefault="00002EA8" w:rsidP="00002EA8">
      <w:pPr>
        <w:pStyle w:val="ListParagraph"/>
        <w:numPr>
          <w:ilvl w:val="0"/>
          <w:numId w:val="26"/>
        </w:numPr>
        <w:spacing w:after="3" w:line="360" w:lineRule="auto"/>
        <w:rPr>
          <w:ins w:id="2906" w:author="Sacintha Raj" w:date="2023-01-26T01:03:00Z"/>
        </w:rPr>
      </w:pPr>
      <w:ins w:id="2907" w:author="Sacintha Raj" w:date="2023-01-26T01:03:00Z">
        <w:r>
          <w:t>The request is validated and stored in a S3 bucket, and the path is stored in a Dynamo DB table “DATA_STORE” for later consumption.</w:t>
        </w:r>
      </w:ins>
    </w:p>
    <w:p w14:paraId="1C50E0E5" w14:textId="77777777" w:rsidR="00002EA8" w:rsidRDefault="00002EA8" w:rsidP="00002EA8">
      <w:pPr>
        <w:pStyle w:val="ListParagraph"/>
        <w:numPr>
          <w:ilvl w:val="0"/>
          <w:numId w:val="26"/>
        </w:numPr>
        <w:spacing w:after="3" w:line="360" w:lineRule="auto"/>
        <w:rPr>
          <w:ins w:id="2908" w:author="Sacintha Raj" w:date="2023-01-26T01:03:00Z"/>
        </w:rPr>
      </w:pPr>
      <w:ins w:id="2909" w:author="Sacintha Raj" w:date="2023-01-26T01:03:00Z">
        <w:r>
          <w:t>The request is posted on to a queue “REQUEST_PROCESSING_QUEUE”</w:t>
        </w:r>
      </w:ins>
    </w:p>
    <w:p w14:paraId="65D0797F" w14:textId="77777777" w:rsidR="00002EA8" w:rsidRDefault="00002EA8" w:rsidP="00002EA8">
      <w:pPr>
        <w:pStyle w:val="ListParagraph"/>
        <w:numPr>
          <w:ilvl w:val="0"/>
          <w:numId w:val="26"/>
        </w:numPr>
        <w:spacing w:after="3" w:line="360" w:lineRule="auto"/>
        <w:rPr>
          <w:ins w:id="2910" w:author="Sacintha Raj" w:date="2023-01-26T01:03:00Z"/>
        </w:rPr>
      </w:pPr>
      <w:ins w:id="2911" w:author="Sacintha Raj" w:date="2023-01-26T01:03:00Z">
        <w:r>
          <w:t>An acknowledgment is sent back to CMS.</w:t>
        </w:r>
      </w:ins>
    </w:p>
    <w:p w14:paraId="09D1F8D9" w14:textId="77777777" w:rsidR="00002EA8" w:rsidRDefault="00002EA8" w:rsidP="00002EA8">
      <w:pPr>
        <w:pStyle w:val="ListParagraph"/>
        <w:numPr>
          <w:ilvl w:val="0"/>
          <w:numId w:val="26"/>
        </w:numPr>
        <w:spacing w:after="3" w:line="360" w:lineRule="auto"/>
        <w:rPr>
          <w:ins w:id="2912" w:author="Sacintha Raj" w:date="2023-01-26T01:03:00Z"/>
        </w:rPr>
      </w:pPr>
      <w:ins w:id="2913" w:author="Sacintha Raj" w:date="2023-01-26T01:03:00Z">
        <w:r>
          <w:t>The Request is picked from the “REQUEST_PROCESSING_QUEUE”.</w:t>
        </w:r>
      </w:ins>
    </w:p>
    <w:p w14:paraId="57444C09" w14:textId="77777777" w:rsidR="00002EA8" w:rsidRDefault="00002EA8" w:rsidP="00002EA8">
      <w:pPr>
        <w:pStyle w:val="ListParagraph"/>
        <w:numPr>
          <w:ilvl w:val="0"/>
          <w:numId w:val="26"/>
        </w:numPr>
        <w:spacing w:after="3" w:line="360" w:lineRule="auto"/>
        <w:rPr>
          <w:ins w:id="2914" w:author="Sacintha Raj" w:date="2023-01-26T01:03:00Z"/>
        </w:rPr>
      </w:pPr>
      <w:ins w:id="2915" w:author="Sacintha Raj" w:date="2023-01-26T01:03:00Z">
        <w:r>
          <w:t>The Key fields from request are send to a DynamoDB Table “Reconciliation Table”</w:t>
        </w:r>
      </w:ins>
    </w:p>
    <w:p w14:paraId="7225DFBD" w14:textId="77777777" w:rsidR="00002EA8" w:rsidRDefault="00002EA8" w:rsidP="00002EA8">
      <w:pPr>
        <w:pStyle w:val="ListParagraph"/>
        <w:numPr>
          <w:ilvl w:val="0"/>
          <w:numId w:val="26"/>
        </w:numPr>
        <w:spacing w:after="3" w:line="360" w:lineRule="auto"/>
        <w:rPr>
          <w:ins w:id="2916" w:author="Sacintha Raj" w:date="2023-01-26T01:03:00Z"/>
        </w:rPr>
      </w:pPr>
      <w:ins w:id="2917" w:author="Sacintha Raj" w:date="2023-01-26T01:03:00Z">
        <w:r>
          <w:t>The request is mapped to an “Eclipse Request”.</w:t>
        </w:r>
      </w:ins>
    </w:p>
    <w:p w14:paraId="32055A22" w14:textId="77777777" w:rsidR="00002EA8" w:rsidRDefault="00002EA8" w:rsidP="00002EA8">
      <w:pPr>
        <w:pStyle w:val="ListParagraph"/>
        <w:numPr>
          <w:ilvl w:val="0"/>
          <w:numId w:val="26"/>
        </w:numPr>
        <w:spacing w:after="3" w:line="360" w:lineRule="auto"/>
        <w:rPr>
          <w:ins w:id="2918" w:author="Sacintha Raj" w:date="2023-01-26T01:03:00Z"/>
        </w:rPr>
      </w:pPr>
      <w:ins w:id="2919" w:author="Sacintha Raj" w:date="2023-01-26T01:03:00Z">
        <w:r>
          <w:t>This “Eclipse Request” is posted on to a “ECLIPSE_QUEUE”</w:t>
        </w:r>
      </w:ins>
    </w:p>
    <w:p w14:paraId="125FA997" w14:textId="77777777" w:rsidR="00002EA8" w:rsidRDefault="00002EA8" w:rsidP="00002EA8">
      <w:pPr>
        <w:pStyle w:val="ListParagraph"/>
        <w:numPr>
          <w:ilvl w:val="0"/>
          <w:numId w:val="26"/>
        </w:numPr>
        <w:spacing w:after="3" w:line="360" w:lineRule="auto"/>
        <w:rPr>
          <w:ins w:id="2920" w:author="Sacintha Raj" w:date="2023-01-26T01:03:00Z"/>
        </w:rPr>
      </w:pPr>
      <w:ins w:id="2921" w:author="Sacintha Raj" w:date="2023-01-26T01:03:00Z">
        <w:r>
          <w:t>The “Eclipse Request” is then used to invoke an API on the Eclipse.</w:t>
        </w:r>
      </w:ins>
    </w:p>
    <w:p w14:paraId="7AF9B428" w14:textId="77777777" w:rsidR="00002EA8" w:rsidRDefault="00002EA8" w:rsidP="00002EA8">
      <w:pPr>
        <w:pStyle w:val="ListParagraph"/>
        <w:numPr>
          <w:ilvl w:val="0"/>
          <w:numId w:val="26"/>
        </w:numPr>
        <w:spacing w:after="3" w:line="360" w:lineRule="auto"/>
        <w:rPr>
          <w:ins w:id="2922" w:author="Sacintha Raj" w:date="2023-01-26T01:03:00Z"/>
        </w:rPr>
      </w:pPr>
      <w:ins w:id="2923" w:author="Sacintha Raj" w:date="2023-01-26T01:03:00Z">
        <w:r>
          <w:t>If the Eclipse is unavailable when invoking the API.</w:t>
        </w:r>
      </w:ins>
    </w:p>
    <w:p w14:paraId="58816C79" w14:textId="77777777" w:rsidR="00002EA8" w:rsidRDefault="00002EA8" w:rsidP="00002EA8">
      <w:pPr>
        <w:pStyle w:val="ListParagraph"/>
        <w:numPr>
          <w:ilvl w:val="0"/>
          <w:numId w:val="26"/>
        </w:numPr>
        <w:spacing w:after="3" w:line="360" w:lineRule="auto"/>
        <w:rPr>
          <w:ins w:id="2924" w:author="Sacintha Raj" w:date="2023-01-26T01:03:00Z"/>
        </w:rPr>
      </w:pPr>
      <w:ins w:id="2925" w:author="Sacintha Raj" w:date="2023-01-26T01:03:00Z">
        <w:r>
          <w:t xml:space="preserve">This “Eclipse Request” is tried after some interval of time </w:t>
        </w:r>
      </w:ins>
    </w:p>
    <w:p w14:paraId="782B473A" w14:textId="77777777" w:rsidR="00002EA8" w:rsidRDefault="00002EA8" w:rsidP="00002EA8">
      <w:pPr>
        <w:pStyle w:val="ListParagraph"/>
        <w:numPr>
          <w:ilvl w:val="0"/>
          <w:numId w:val="26"/>
        </w:numPr>
        <w:spacing w:after="3" w:line="360" w:lineRule="auto"/>
        <w:rPr>
          <w:ins w:id="2926" w:author="Sacintha Raj" w:date="2023-01-26T01:03:00Z"/>
        </w:rPr>
      </w:pPr>
      <w:ins w:id="2927" w:author="Sacintha Raj" w:date="2023-01-26T01:03:00Z">
        <w:r>
          <w:t>Likewise step 10 and 11 are repeated for three times.</w:t>
        </w:r>
      </w:ins>
    </w:p>
    <w:p w14:paraId="2F588424" w14:textId="77777777" w:rsidR="00002EA8" w:rsidRDefault="00002EA8" w:rsidP="00002EA8">
      <w:pPr>
        <w:pStyle w:val="ListParagraph"/>
        <w:numPr>
          <w:ilvl w:val="0"/>
          <w:numId w:val="26"/>
        </w:numPr>
        <w:spacing w:after="3" w:line="360" w:lineRule="auto"/>
        <w:rPr>
          <w:ins w:id="2928" w:author="Sacintha Raj" w:date="2023-01-26T01:03:00Z"/>
        </w:rPr>
      </w:pPr>
      <w:ins w:id="2929" w:author="Sacintha Raj" w:date="2023-01-26T01:03:00Z">
        <w:r>
          <w:t>Before the last attempt is used Eclipse is available and it is invoked successfully</w:t>
        </w:r>
      </w:ins>
    </w:p>
    <w:p w14:paraId="71D22D85" w14:textId="77777777" w:rsidR="00002EA8" w:rsidRDefault="00002EA8" w:rsidP="00002EA8">
      <w:pPr>
        <w:pStyle w:val="ListParagraph"/>
        <w:numPr>
          <w:ilvl w:val="0"/>
          <w:numId w:val="26"/>
        </w:numPr>
        <w:spacing w:after="3" w:line="360" w:lineRule="auto"/>
        <w:rPr>
          <w:ins w:id="2930" w:author="Sacintha Raj" w:date="2023-01-26T01:03:00Z"/>
        </w:rPr>
      </w:pPr>
      <w:ins w:id="2931" w:author="Sacintha Raj" w:date="2023-01-26T01:03:00Z">
        <w:r>
          <w:t>The “Eclipse Response” is received from Eclipse.</w:t>
        </w:r>
      </w:ins>
    </w:p>
    <w:p w14:paraId="27293C5B" w14:textId="77777777" w:rsidR="00002EA8" w:rsidRDefault="00002EA8" w:rsidP="00002EA8">
      <w:pPr>
        <w:pStyle w:val="ListParagraph"/>
        <w:numPr>
          <w:ilvl w:val="0"/>
          <w:numId w:val="26"/>
        </w:numPr>
        <w:spacing w:after="3" w:line="360" w:lineRule="auto"/>
        <w:rPr>
          <w:ins w:id="2932" w:author="Sacintha Raj" w:date="2023-01-26T01:03:00Z"/>
        </w:rPr>
      </w:pPr>
      <w:ins w:id="2933" w:author="Sacintha Raj" w:date="2023-01-26T01:03:00Z">
        <w:r>
          <w:t>The “Eclipse Response” is validated and stored in a S3 bucket, and the path is updated in Dynamo DB table “DATA_STORE” for later consumption.</w:t>
        </w:r>
      </w:ins>
    </w:p>
    <w:p w14:paraId="73FD3E68" w14:textId="77777777" w:rsidR="00002EA8" w:rsidRDefault="00002EA8" w:rsidP="00002EA8">
      <w:pPr>
        <w:pStyle w:val="ListParagraph"/>
        <w:numPr>
          <w:ilvl w:val="0"/>
          <w:numId w:val="26"/>
        </w:numPr>
        <w:spacing w:after="3" w:line="360" w:lineRule="auto"/>
        <w:rPr>
          <w:ins w:id="2934" w:author="Sacintha Raj" w:date="2023-01-26T01:03:00Z"/>
        </w:rPr>
      </w:pPr>
      <w:ins w:id="2935" w:author="Sacintha Raj" w:date="2023-01-26T01:03:00Z">
        <w:r>
          <w:t>The “Eclipse Response” is posted to “RESPONSE_PROCESSING_QUEUE”.</w:t>
        </w:r>
      </w:ins>
    </w:p>
    <w:p w14:paraId="55500355" w14:textId="77777777" w:rsidR="00002EA8" w:rsidRDefault="00002EA8" w:rsidP="00002EA8">
      <w:pPr>
        <w:pStyle w:val="ListParagraph"/>
        <w:spacing w:after="3" w:line="360" w:lineRule="auto"/>
        <w:rPr>
          <w:ins w:id="2936" w:author="Sacintha Raj" w:date="2023-01-26T01:03:00Z"/>
        </w:rPr>
      </w:pPr>
    </w:p>
    <w:p w14:paraId="799CAEEA" w14:textId="77777777" w:rsidR="00002EA8" w:rsidRDefault="00002EA8" w:rsidP="00002EA8">
      <w:pPr>
        <w:rPr>
          <w:ins w:id="2937" w:author="Sacintha Raj" w:date="2023-01-26T01:03:00Z"/>
          <w:b/>
        </w:rPr>
      </w:pPr>
      <w:ins w:id="2938" w:author="Sacintha Raj" w:date="2023-01-26T01:03:00Z">
        <w:r>
          <w:rPr>
            <w:b/>
          </w:rPr>
          <w:t>Eclipse Permanently Unavailable Request Flow</w:t>
        </w:r>
      </w:ins>
    </w:p>
    <w:p w14:paraId="0AEF3B73" w14:textId="77777777" w:rsidR="00002EA8" w:rsidRDefault="00002EA8" w:rsidP="00002EA8">
      <w:pPr>
        <w:pStyle w:val="ListParagraph"/>
        <w:numPr>
          <w:ilvl w:val="0"/>
          <w:numId w:val="27"/>
        </w:numPr>
        <w:spacing w:after="3" w:line="360" w:lineRule="auto"/>
        <w:rPr>
          <w:ins w:id="2939" w:author="Sacintha Raj" w:date="2023-01-26T01:03:00Z"/>
        </w:rPr>
      </w:pPr>
      <w:ins w:id="2940" w:author="Sacintha Raj" w:date="2023-01-26T01:03:00Z">
        <w:r>
          <w:t>CMS invokes the SOAP webservice exposed by CWA(Fuse).</w:t>
        </w:r>
      </w:ins>
    </w:p>
    <w:p w14:paraId="16C868BF" w14:textId="77777777" w:rsidR="00002EA8" w:rsidRDefault="00002EA8" w:rsidP="00002EA8">
      <w:pPr>
        <w:pStyle w:val="ListParagraph"/>
        <w:numPr>
          <w:ilvl w:val="0"/>
          <w:numId w:val="27"/>
        </w:numPr>
        <w:spacing w:after="3" w:line="360" w:lineRule="auto"/>
        <w:rPr>
          <w:ins w:id="2941" w:author="Sacintha Raj" w:date="2023-01-26T01:03:00Z"/>
        </w:rPr>
      </w:pPr>
      <w:ins w:id="2942" w:author="Sacintha Raj" w:date="2023-01-26T01:03:00Z">
        <w:r>
          <w:t>The request is validated and stored in a S3 bucket, and the path is stored in a Dynamo DB table “DATA_STORE” for later consumption.</w:t>
        </w:r>
      </w:ins>
    </w:p>
    <w:p w14:paraId="2167232F" w14:textId="77777777" w:rsidR="00002EA8" w:rsidRDefault="00002EA8" w:rsidP="00002EA8">
      <w:pPr>
        <w:pStyle w:val="ListParagraph"/>
        <w:numPr>
          <w:ilvl w:val="0"/>
          <w:numId w:val="27"/>
        </w:numPr>
        <w:spacing w:after="3" w:line="360" w:lineRule="auto"/>
        <w:rPr>
          <w:ins w:id="2943" w:author="Sacintha Raj" w:date="2023-01-26T01:03:00Z"/>
        </w:rPr>
      </w:pPr>
      <w:ins w:id="2944" w:author="Sacintha Raj" w:date="2023-01-26T01:03:00Z">
        <w:r>
          <w:t>The request is posted on to a queue “REQUEST_PROCESSING_QUEUE”</w:t>
        </w:r>
      </w:ins>
    </w:p>
    <w:p w14:paraId="0CBD739B" w14:textId="77777777" w:rsidR="00002EA8" w:rsidRDefault="00002EA8" w:rsidP="00002EA8">
      <w:pPr>
        <w:pStyle w:val="ListParagraph"/>
        <w:numPr>
          <w:ilvl w:val="0"/>
          <w:numId w:val="27"/>
        </w:numPr>
        <w:spacing w:after="3" w:line="360" w:lineRule="auto"/>
        <w:rPr>
          <w:ins w:id="2945" w:author="Sacintha Raj" w:date="2023-01-26T01:03:00Z"/>
        </w:rPr>
      </w:pPr>
      <w:ins w:id="2946" w:author="Sacintha Raj" w:date="2023-01-26T01:03:00Z">
        <w:r>
          <w:t>An acknowledgment is sent back to CMS.</w:t>
        </w:r>
      </w:ins>
    </w:p>
    <w:p w14:paraId="5B08B741" w14:textId="77777777" w:rsidR="00002EA8" w:rsidRDefault="00002EA8" w:rsidP="00002EA8">
      <w:pPr>
        <w:pStyle w:val="ListParagraph"/>
        <w:numPr>
          <w:ilvl w:val="0"/>
          <w:numId w:val="27"/>
        </w:numPr>
        <w:spacing w:after="3" w:line="360" w:lineRule="auto"/>
        <w:rPr>
          <w:ins w:id="2947" w:author="Sacintha Raj" w:date="2023-01-26T01:03:00Z"/>
        </w:rPr>
      </w:pPr>
      <w:ins w:id="2948" w:author="Sacintha Raj" w:date="2023-01-26T01:03:00Z">
        <w:r>
          <w:t>The Request is picked from the “REQUEST_PROCESSING_QUEUE”.</w:t>
        </w:r>
      </w:ins>
    </w:p>
    <w:p w14:paraId="786B306C" w14:textId="77777777" w:rsidR="00002EA8" w:rsidRDefault="00002EA8" w:rsidP="00002EA8">
      <w:pPr>
        <w:pStyle w:val="ListParagraph"/>
        <w:numPr>
          <w:ilvl w:val="0"/>
          <w:numId w:val="27"/>
        </w:numPr>
        <w:spacing w:after="3" w:line="360" w:lineRule="auto"/>
        <w:rPr>
          <w:ins w:id="2949" w:author="Sacintha Raj" w:date="2023-01-26T01:03:00Z"/>
        </w:rPr>
      </w:pPr>
      <w:ins w:id="2950" w:author="Sacintha Raj" w:date="2023-01-26T01:03:00Z">
        <w:r>
          <w:t>The Key fields from request are send to a DynamoDB Table “Reconciliation Table”</w:t>
        </w:r>
      </w:ins>
    </w:p>
    <w:p w14:paraId="432D8A15" w14:textId="77777777" w:rsidR="00002EA8" w:rsidRDefault="00002EA8" w:rsidP="00002EA8">
      <w:pPr>
        <w:pStyle w:val="ListParagraph"/>
        <w:numPr>
          <w:ilvl w:val="0"/>
          <w:numId w:val="27"/>
        </w:numPr>
        <w:spacing w:after="3" w:line="360" w:lineRule="auto"/>
        <w:rPr>
          <w:ins w:id="2951" w:author="Sacintha Raj" w:date="2023-01-26T01:03:00Z"/>
        </w:rPr>
      </w:pPr>
      <w:ins w:id="2952" w:author="Sacintha Raj" w:date="2023-01-26T01:03:00Z">
        <w:r>
          <w:t>The request is mapped to an “Eclipse Request”.</w:t>
        </w:r>
      </w:ins>
    </w:p>
    <w:p w14:paraId="4517225E" w14:textId="77777777" w:rsidR="00002EA8" w:rsidRDefault="00002EA8" w:rsidP="00002EA8">
      <w:pPr>
        <w:pStyle w:val="ListParagraph"/>
        <w:numPr>
          <w:ilvl w:val="0"/>
          <w:numId w:val="27"/>
        </w:numPr>
        <w:spacing w:after="3" w:line="360" w:lineRule="auto"/>
        <w:rPr>
          <w:ins w:id="2953" w:author="Sacintha Raj" w:date="2023-01-26T01:03:00Z"/>
        </w:rPr>
      </w:pPr>
      <w:ins w:id="2954" w:author="Sacintha Raj" w:date="2023-01-26T01:03:00Z">
        <w:r>
          <w:t>This “Eclipse Request” is posted on to a “ECLIPSE_QUEUE”</w:t>
        </w:r>
      </w:ins>
    </w:p>
    <w:p w14:paraId="238E48B7" w14:textId="77777777" w:rsidR="00002EA8" w:rsidRDefault="00002EA8" w:rsidP="00002EA8">
      <w:pPr>
        <w:pStyle w:val="ListParagraph"/>
        <w:numPr>
          <w:ilvl w:val="0"/>
          <w:numId w:val="27"/>
        </w:numPr>
        <w:spacing w:after="3" w:line="360" w:lineRule="auto"/>
        <w:rPr>
          <w:ins w:id="2955" w:author="Sacintha Raj" w:date="2023-01-26T01:03:00Z"/>
        </w:rPr>
      </w:pPr>
      <w:ins w:id="2956" w:author="Sacintha Raj" w:date="2023-01-26T01:03:00Z">
        <w:r>
          <w:lastRenderedPageBreak/>
          <w:t>The “Eclipse Request” is then used to invoke an API on the Eclipse.</w:t>
        </w:r>
      </w:ins>
    </w:p>
    <w:p w14:paraId="248862C8" w14:textId="77777777" w:rsidR="00002EA8" w:rsidRDefault="00002EA8" w:rsidP="00002EA8">
      <w:pPr>
        <w:pStyle w:val="ListParagraph"/>
        <w:numPr>
          <w:ilvl w:val="0"/>
          <w:numId w:val="27"/>
        </w:numPr>
        <w:spacing w:after="3" w:line="360" w:lineRule="auto"/>
        <w:rPr>
          <w:ins w:id="2957" w:author="Sacintha Raj" w:date="2023-01-26T01:03:00Z"/>
        </w:rPr>
      </w:pPr>
      <w:ins w:id="2958" w:author="Sacintha Raj" w:date="2023-01-26T01:03:00Z">
        <w:r>
          <w:t>If the Eclipse is unavailable when invoking the API.</w:t>
        </w:r>
      </w:ins>
    </w:p>
    <w:p w14:paraId="1F426561" w14:textId="77777777" w:rsidR="00002EA8" w:rsidRDefault="00002EA8" w:rsidP="00002EA8">
      <w:pPr>
        <w:pStyle w:val="ListParagraph"/>
        <w:numPr>
          <w:ilvl w:val="0"/>
          <w:numId w:val="27"/>
        </w:numPr>
        <w:spacing w:after="3" w:line="360" w:lineRule="auto"/>
        <w:rPr>
          <w:ins w:id="2959" w:author="Sacintha Raj" w:date="2023-01-26T01:03:00Z"/>
        </w:rPr>
      </w:pPr>
      <w:ins w:id="2960" w:author="Sacintha Raj" w:date="2023-01-26T01:03:00Z">
        <w:r>
          <w:t xml:space="preserve">This “Eclipse Request” is tried after some interval of time </w:t>
        </w:r>
      </w:ins>
    </w:p>
    <w:p w14:paraId="51380218" w14:textId="77777777" w:rsidR="00002EA8" w:rsidRDefault="00002EA8" w:rsidP="00002EA8">
      <w:pPr>
        <w:pStyle w:val="ListParagraph"/>
        <w:numPr>
          <w:ilvl w:val="0"/>
          <w:numId w:val="27"/>
        </w:numPr>
        <w:spacing w:after="3" w:line="360" w:lineRule="auto"/>
        <w:rPr>
          <w:ins w:id="2961" w:author="Sacintha Raj" w:date="2023-01-26T01:03:00Z"/>
        </w:rPr>
      </w:pPr>
      <w:ins w:id="2962" w:author="Sacintha Raj" w:date="2023-01-26T01:03:00Z">
        <w:r>
          <w:t>Likewise step 10 and 11 are repeated for three times.</w:t>
        </w:r>
      </w:ins>
    </w:p>
    <w:p w14:paraId="6CB533F9" w14:textId="77777777" w:rsidR="00002EA8" w:rsidRDefault="00002EA8" w:rsidP="00002EA8">
      <w:pPr>
        <w:pStyle w:val="ListParagraph"/>
        <w:numPr>
          <w:ilvl w:val="0"/>
          <w:numId w:val="27"/>
        </w:numPr>
        <w:spacing w:after="3" w:line="360" w:lineRule="auto"/>
        <w:rPr>
          <w:ins w:id="2963" w:author="Sacintha Raj" w:date="2023-01-26T01:03:00Z"/>
        </w:rPr>
      </w:pPr>
      <w:ins w:id="2964" w:author="Sacintha Raj" w:date="2023-01-26T01:03:00Z">
        <w:r>
          <w:t>All attempts are exhausted and still the eclipse is down. And the message is sent to “ECLIPSE_BACKUP_QUEUE”</w:t>
        </w:r>
      </w:ins>
    </w:p>
    <w:p w14:paraId="7E97CED0" w14:textId="77777777" w:rsidR="00002EA8" w:rsidRDefault="00002EA8" w:rsidP="00002EA8">
      <w:pPr>
        <w:pStyle w:val="ListParagraph"/>
        <w:numPr>
          <w:ilvl w:val="0"/>
          <w:numId w:val="27"/>
        </w:numPr>
        <w:spacing w:after="3" w:line="360" w:lineRule="auto"/>
        <w:rPr>
          <w:ins w:id="2965" w:author="Sacintha Raj" w:date="2023-01-26T01:03:00Z"/>
        </w:rPr>
      </w:pPr>
      <w:ins w:id="2966" w:author="Sacintha Raj" w:date="2023-01-26T01:03:00Z">
        <w:r>
          <w:t>Now an Email is sent to respective personal so that Eclipse can be bought back to operation.</w:t>
        </w:r>
      </w:ins>
    </w:p>
    <w:p w14:paraId="20E60F67" w14:textId="77777777" w:rsidR="00002EA8" w:rsidRDefault="00002EA8" w:rsidP="00002EA8">
      <w:pPr>
        <w:pStyle w:val="ListParagraph"/>
        <w:numPr>
          <w:ilvl w:val="0"/>
          <w:numId w:val="27"/>
        </w:numPr>
        <w:spacing w:after="3" w:line="360" w:lineRule="auto"/>
        <w:rPr>
          <w:ins w:id="2967" w:author="Sacintha Raj" w:date="2023-01-26T01:03:00Z"/>
        </w:rPr>
      </w:pPr>
      <w:ins w:id="2968" w:author="Sacintha Raj" w:date="2023-01-26T01:03:00Z">
        <w:r>
          <w:t>We now wait for an email notification from Eclipse to state that Eclipse is up and running.</w:t>
        </w:r>
      </w:ins>
    </w:p>
    <w:p w14:paraId="34E9B66A" w14:textId="77777777" w:rsidR="00002EA8" w:rsidRDefault="00002EA8" w:rsidP="00002EA8">
      <w:pPr>
        <w:pStyle w:val="ListParagraph"/>
        <w:numPr>
          <w:ilvl w:val="0"/>
          <w:numId w:val="27"/>
        </w:numPr>
        <w:spacing w:after="3" w:line="360" w:lineRule="auto"/>
        <w:rPr>
          <w:ins w:id="2969" w:author="Sacintha Raj" w:date="2023-01-26T01:03:00Z"/>
        </w:rPr>
      </w:pPr>
      <w:ins w:id="2970" w:author="Sacintha Raj" w:date="2023-01-26T01:03:00Z">
        <w:r>
          <w:t>The request is moved from “ECLIPSE_BACKUP_QUEUE” to “ECLIPSE_QUEUE”. This is done by a scheduler set to run at separate intervals of time</w:t>
        </w:r>
      </w:ins>
    </w:p>
    <w:p w14:paraId="0507CBBD" w14:textId="77777777" w:rsidR="00002EA8" w:rsidRDefault="00002EA8" w:rsidP="00002EA8">
      <w:pPr>
        <w:pStyle w:val="ListParagraph"/>
        <w:numPr>
          <w:ilvl w:val="0"/>
          <w:numId w:val="27"/>
        </w:numPr>
        <w:spacing w:after="3" w:line="360" w:lineRule="auto"/>
        <w:rPr>
          <w:ins w:id="2971" w:author="Sacintha Raj" w:date="2023-01-26T01:03:00Z"/>
        </w:rPr>
      </w:pPr>
      <w:ins w:id="2972" w:author="Sacintha Raj" w:date="2023-01-26T01:03:00Z">
        <w:r>
          <w:t>The “Eclipse Request” is then used to invoke an API on the Eclipse.</w:t>
        </w:r>
      </w:ins>
    </w:p>
    <w:p w14:paraId="171FD33A" w14:textId="77777777" w:rsidR="00002EA8" w:rsidRDefault="00002EA8" w:rsidP="00002EA8">
      <w:pPr>
        <w:pStyle w:val="ListParagraph"/>
        <w:numPr>
          <w:ilvl w:val="0"/>
          <w:numId w:val="27"/>
        </w:numPr>
        <w:spacing w:after="3" w:line="360" w:lineRule="auto"/>
        <w:rPr>
          <w:ins w:id="2973" w:author="Sacintha Raj" w:date="2023-01-26T01:03:00Z"/>
        </w:rPr>
      </w:pPr>
      <w:ins w:id="2974" w:author="Sacintha Raj" w:date="2023-01-26T01:03:00Z">
        <w:r>
          <w:t>The “Eclipse Response” is received from Eclipse.</w:t>
        </w:r>
      </w:ins>
    </w:p>
    <w:p w14:paraId="3AF70913" w14:textId="77777777" w:rsidR="00002EA8" w:rsidRDefault="00002EA8" w:rsidP="00002EA8">
      <w:pPr>
        <w:pStyle w:val="ListParagraph"/>
        <w:numPr>
          <w:ilvl w:val="0"/>
          <w:numId w:val="27"/>
        </w:numPr>
        <w:spacing w:after="3" w:line="360" w:lineRule="auto"/>
        <w:rPr>
          <w:ins w:id="2975" w:author="Sacintha Raj" w:date="2023-01-26T01:03:00Z"/>
        </w:rPr>
      </w:pPr>
      <w:ins w:id="2976" w:author="Sacintha Raj" w:date="2023-01-26T01:03:00Z">
        <w:r>
          <w:t>The “Eclipse Response” is validated and stored in a S3 bucket, and the path is updated in Dynamo DB table “DATA_STORE” for later consumption.</w:t>
        </w:r>
      </w:ins>
    </w:p>
    <w:p w14:paraId="3223EFCD" w14:textId="77777777" w:rsidR="00002EA8" w:rsidRDefault="00002EA8" w:rsidP="00002EA8">
      <w:pPr>
        <w:pStyle w:val="ListParagraph"/>
        <w:numPr>
          <w:ilvl w:val="0"/>
          <w:numId w:val="27"/>
        </w:numPr>
        <w:spacing w:after="3" w:line="360" w:lineRule="auto"/>
        <w:rPr>
          <w:ins w:id="2977" w:author="Sacintha Raj" w:date="2023-01-26T01:03:00Z"/>
        </w:rPr>
      </w:pPr>
      <w:ins w:id="2978" w:author="Sacintha Raj" w:date="2023-01-26T01:03:00Z">
        <w:r>
          <w:t>The “Eclipse Response” is posted to “RESPONSE_PROCESSING_QUEUE”.</w:t>
        </w:r>
      </w:ins>
    </w:p>
    <w:p w14:paraId="27B35368" w14:textId="77777777" w:rsidR="00002EA8" w:rsidRDefault="00002EA8" w:rsidP="00002EA8">
      <w:pPr>
        <w:pStyle w:val="ListParagraph"/>
        <w:spacing w:after="3" w:line="360" w:lineRule="auto"/>
        <w:rPr>
          <w:ins w:id="2979" w:author="Sacintha Raj" w:date="2023-01-26T01:03:00Z"/>
        </w:rPr>
      </w:pPr>
    </w:p>
    <w:p w14:paraId="25937EA5" w14:textId="77777777" w:rsidR="00002EA8" w:rsidRDefault="00002EA8" w:rsidP="00002EA8">
      <w:pPr>
        <w:rPr>
          <w:ins w:id="2980" w:author="Sacintha Raj" w:date="2023-01-26T01:03:00Z"/>
          <w:b/>
        </w:rPr>
      </w:pPr>
      <w:ins w:id="2981" w:author="Sacintha Raj" w:date="2023-01-26T01:03:00Z">
        <w:r>
          <w:rPr>
            <w:b/>
          </w:rPr>
          <w:t>Eclipse Times Out Request Flow</w:t>
        </w:r>
      </w:ins>
    </w:p>
    <w:p w14:paraId="266E4CD2" w14:textId="77777777" w:rsidR="00002EA8" w:rsidRDefault="00002EA8" w:rsidP="00002EA8">
      <w:pPr>
        <w:pStyle w:val="ListParagraph"/>
        <w:numPr>
          <w:ilvl w:val="0"/>
          <w:numId w:val="28"/>
        </w:numPr>
        <w:spacing w:after="3" w:line="360" w:lineRule="auto"/>
        <w:rPr>
          <w:ins w:id="2982" w:author="Sacintha Raj" w:date="2023-01-26T01:03:00Z"/>
        </w:rPr>
      </w:pPr>
      <w:ins w:id="2983" w:author="Sacintha Raj" w:date="2023-01-26T01:03:00Z">
        <w:r>
          <w:t>CMS invokes the SOAP webservice exposed by CWA(Fuse).</w:t>
        </w:r>
      </w:ins>
    </w:p>
    <w:p w14:paraId="7085D5B3" w14:textId="77777777" w:rsidR="00002EA8" w:rsidRDefault="00002EA8" w:rsidP="00002EA8">
      <w:pPr>
        <w:pStyle w:val="ListParagraph"/>
        <w:numPr>
          <w:ilvl w:val="0"/>
          <w:numId w:val="28"/>
        </w:numPr>
        <w:spacing w:after="3" w:line="360" w:lineRule="auto"/>
        <w:rPr>
          <w:ins w:id="2984" w:author="Sacintha Raj" w:date="2023-01-26T01:03:00Z"/>
        </w:rPr>
      </w:pPr>
      <w:ins w:id="2985" w:author="Sacintha Raj" w:date="2023-01-26T01:03:00Z">
        <w:r>
          <w:t>The request is validated and stored in a S3 bucket, and the path is stored in a Dynamo DB table “DATA_STORE” for later consumption.</w:t>
        </w:r>
      </w:ins>
    </w:p>
    <w:p w14:paraId="596423D2" w14:textId="77777777" w:rsidR="00002EA8" w:rsidRDefault="00002EA8" w:rsidP="00002EA8">
      <w:pPr>
        <w:pStyle w:val="ListParagraph"/>
        <w:numPr>
          <w:ilvl w:val="0"/>
          <w:numId w:val="28"/>
        </w:numPr>
        <w:spacing w:after="3" w:line="360" w:lineRule="auto"/>
        <w:rPr>
          <w:ins w:id="2986" w:author="Sacintha Raj" w:date="2023-01-26T01:03:00Z"/>
        </w:rPr>
      </w:pPr>
      <w:ins w:id="2987" w:author="Sacintha Raj" w:date="2023-01-26T01:03:00Z">
        <w:r>
          <w:t>The request is posted on to a queue “REQUEST_PROCESSING_QUEUE”</w:t>
        </w:r>
      </w:ins>
    </w:p>
    <w:p w14:paraId="71BF096D" w14:textId="77777777" w:rsidR="00002EA8" w:rsidRDefault="00002EA8" w:rsidP="00002EA8">
      <w:pPr>
        <w:pStyle w:val="ListParagraph"/>
        <w:numPr>
          <w:ilvl w:val="0"/>
          <w:numId w:val="28"/>
        </w:numPr>
        <w:spacing w:after="3" w:line="360" w:lineRule="auto"/>
        <w:rPr>
          <w:ins w:id="2988" w:author="Sacintha Raj" w:date="2023-01-26T01:03:00Z"/>
        </w:rPr>
      </w:pPr>
      <w:ins w:id="2989" w:author="Sacintha Raj" w:date="2023-01-26T01:03:00Z">
        <w:r>
          <w:t>An acknowledgment is sent back to CMS.</w:t>
        </w:r>
      </w:ins>
    </w:p>
    <w:p w14:paraId="48D98825" w14:textId="77777777" w:rsidR="00002EA8" w:rsidRDefault="00002EA8" w:rsidP="00002EA8">
      <w:pPr>
        <w:pStyle w:val="ListParagraph"/>
        <w:numPr>
          <w:ilvl w:val="0"/>
          <w:numId w:val="28"/>
        </w:numPr>
        <w:spacing w:after="3" w:line="360" w:lineRule="auto"/>
        <w:rPr>
          <w:ins w:id="2990" w:author="Sacintha Raj" w:date="2023-01-26T01:03:00Z"/>
        </w:rPr>
      </w:pPr>
      <w:ins w:id="2991" w:author="Sacintha Raj" w:date="2023-01-26T01:03:00Z">
        <w:r>
          <w:t>The Request is picked from the “REQUEST_PROCESSING_QUEUE”.</w:t>
        </w:r>
      </w:ins>
    </w:p>
    <w:p w14:paraId="5C48BC7F" w14:textId="77777777" w:rsidR="00002EA8" w:rsidRDefault="00002EA8" w:rsidP="00002EA8">
      <w:pPr>
        <w:pStyle w:val="ListParagraph"/>
        <w:numPr>
          <w:ilvl w:val="0"/>
          <w:numId w:val="28"/>
        </w:numPr>
        <w:spacing w:after="3" w:line="360" w:lineRule="auto"/>
        <w:rPr>
          <w:ins w:id="2992" w:author="Sacintha Raj" w:date="2023-01-26T01:03:00Z"/>
        </w:rPr>
      </w:pPr>
      <w:ins w:id="2993" w:author="Sacintha Raj" w:date="2023-01-26T01:03:00Z">
        <w:r>
          <w:t>The Key fields from request are send to a DynamoDB Table “Reconciliation Table”</w:t>
        </w:r>
      </w:ins>
    </w:p>
    <w:p w14:paraId="6D7431CB" w14:textId="77777777" w:rsidR="00002EA8" w:rsidRDefault="00002EA8" w:rsidP="00002EA8">
      <w:pPr>
        <w:pStyle w:val="ListParagraph"/>
        <w:numPr>
          <w:ilvl w:val="0"/>
          <w:numId w:val="28"/>
        </w:numPr>
        <w:spacing w:after="3" w:line="360" w:lineRule="auto"/>
        <w:rPr>
          <w:ins w:id="2994" w:author="Sacintha Raj" w:date="2023-01-26T01:03:00Z"/>
        </w:rPr>
      </w:pPr>
      <w:ins w:id="2995" w:author="Sacintha Raj" w:date="2023-01-26T01:03:00Z">
        <w:r>
          <w:t>The request is mapped to an “Eclipse Request”.</w:t>
        </w:r>
      </w:ins>
    </w:p>
    <w:p w14:paraId="1DA73AE6" w14:textId="77777777" w:rsidR="00002EA8" w:rsidRDefault="00002EA8" w:rsidP="00002EA8">
      <w:pPr>
        <w:pStyle w:val="ListParagraph"/>
        <w:numPr>
          <w:ilvl w:val="0"/>
          <w:numId w:val="28"/>
        </w:numPr>
        <w:spacing w:after="3" w:line="360" w:lineRule="auto"/>
        <w:rPr>
          <w:ins w:id="2996" w:author="Sacintha Raj" w:date="2023-01-26T01:03:00Z"/>
        </w:rPr>
      </w:pPr>
      <w:ins w:id="2997" w:author="Sacintha Raj" w:date="2023-01-26T01:03:00Z">
        <w:r>
          <w:t>This “Eclipse Request” is posted on to a “ECLIPSE_QUEUE”</w:t>
        </w:r>
      </w:ins>
    </w:p>
    <w:p w14:paraId="338B50AA" w14:textId="77777777" w:rsidR="00002EA8" w:rsidRDefault="00002EA8" w:rsidP="00002EA8">
      <w:pPr>
        <w:pStyle w:val="ListParagraph"/>
        <w:numPr>
          <w:ilvl w:val="0"/>
          <w:numId w:val="28"/>
        </w:numPr>
        <w:spacing w:after="3" w:line="360" w:lineRule="auto"/>
        <w:rPr>
          <w:ins w:id="2998" w:author="Sacintha Raj" w:date="2023-01-26T01:03:00Z"/>
        </w:rPr>
      </w:pPr>
      <w:ins w:id="2999" w:author="Sacintha Raj" w:date="2023-01-26T01:03:00Z">
        <w:r>
          <w:t>The “Eclipse Request” is then used to invoke an API on the Eclipse.</w:t>
        </w:r>
      </w:ins>
    </w:p>
    <w:p w14:paraId="02A24BB3" w14:textId="77777777" w:rsidR="00002EA8" w:rsidRDefault="00002EA8" w:rsidP="00002EA8">
      <w:pPr>
        <w:pStyle w:val="ListParagraph"/>
        <w:numPr>
          <w:ilvl w:val="0"/>
          <w:numId w:val="28"/>
        </w:numPr>
        <w:spacing w:after="3" w:line="360" w:lineRule="auto"/>
        <w:rPr>
          <w:ins w:id="3000" w:author="Sacintha Raj" w:date="2023-01-26T01:03:00Z"/>
        </w:rPr>
      </w:pPr>
      <w:ins w:id="3001" w:author="Sacintha Raj" w:date="2023-01-26T01:03:00Z">
        <w:r>
          <w:t>Eclipse times out before sending a response back to Fuse.</w:t>
        </w:r>
      </w:ins>
    </w:p>
    <w:p w14:paraId="273EBF83" w14:textId="77777777" w:rsidR="00002EA8" w:rsidRDefault="00002EA8" w:rsidP="00002EA8">
      <w:pPr>
        <w:pStyle w:val="ListParagraph"/>
        <w:numPr>
          <w:ilvl w:val="0"/>
          <w:numId w:val="28"/>
        </w:numPr>
        <w:spacing w:after="3" w:line="360" w:lineRule="auto"/>
        <w:rPr>
          <w:ins w:id="3002" w:author="Sacintha Raj" w:date="2023-01-26T01:03:00Z"/>
        </w:rPr>
      </w:pPr>
      <w:ins w:id="3003" w:author="Sacintha Raj" w:date="2023-01-26T01:03:00Z">
        <w:r>
          <w:t xml:space="preserve">Fuse </w:t>
        </w:r>
        <w:proofErr w:type="gramStart"/>
        <w:r>
          <w:t>has to</w:t>
        </w:r>
        <w:proofErr w:type="gramEnd"/>
        <w:r>
          <w:t xml:space="preserve"> confirm if the request is successful at Eclipse before resending the request.</w:t>
        </w:r>
      </w:ins>
    </w:p>
    <w:p w14:paraId="2D45C1E3" w14:textId="77777777" w:rsidR="00002EA8" w:rsidRDefault="00002EA8" w:rsidP="00002EA8">
      <w:pPr>
        <w:pStyle w:val="ListParagraph"/>
        <w:numPr>
          <w:ilvl w:val="0"/>
          <w:numId w:val="28"/>
        </w:numPr>
        <w:spacing w:after="3" w:line="360" w:lineRule="auto"/>
        <w:rPr>
          <w:ins w:id="3004" w:author="Sacintha Raj" w:date="2023-01-26T01:03:00Z"/>
        </w:rPr>
      </w:pPr>
      <w:ins w:id="3005" w:author="Sacintha Raj" w:date="2023-01-26T01:03:00Z">
        <w:r>
          <w:t>For each API we need a different strategy to test if the previous request was successful.</w:t>
        </w:r>
      </w:ins>
    </w:p>
    <w:p w14:paraId="682BDBE8" w14:textId="77777777" w:rsidR="00002EA8" w:rsidRDefault="00002EA8" w:rsidP="00002EA8">
      <w:pPr>
        <w:pStyle w:val="ListParagraph"/>
        <w:numPr>
          <w:ilvl w:val="0"/>
          <w:numId w:val="28"/>
        </w:numPr>
        <w:spacing w:after="3" w:line="360" w:lineRule="auto"/>
        <w:rPr>
          <w:ins w:id="3006" w:author="Sacintha Raj" w:date="2023-01-26T01:03:00Z"/>
        </w:rPr>
      </w:pPr>
      <w:ins w:id="3007" w:author="Sacintha Raj" w:date="2023-01-26T01:03:00Z">
        <w:r>
          <w:t>These Strategies are discussed in the section “Duplicate Resolving Strategy”</w:t>
        </w:r>
      </w:ins>
    </w:p>
    <w:p w14:paraId="75A04731" w14:textId="77777777" w:rsidR="00002EA8" w:rsidRDefault="00002EA8" w:rsidP="00002EA8">
      <w:pPr>
        <w:pStyle w:val="ListParagraph"/>
        <w:numPr>
          <w:ilvl w:val="0"/>
          <w:numId w:val="28"/>
        </w:numPr>
        <w:spacing w:after="3" w:line="360" w:lineRule="auto"/>
        <w:rPr>
          <w:ins w:id="3008" w:author="Sacintha Raj" w:date="2023-01-26T01:03:00Z"/>
        </w:rPr>
      </w:pPr>
      <w:ins w:id="3009" w:author="Sacintha Raj" w:date="2023-01-26T01:03:00Z">
        <w:r>
          <w:t>Based on the outcome of the strategy, if the previous request is a success the below is the onward flow</w:t>
        </w:r>
      </w:ins>
    </w:p>
    <w:p w14:paraId="20D822EE" w14:textId="77777777" w:rsidR="00002EA8" w:rsidRDefault="00002EA8" w:rsidP="00002EA8">
      <w:pPr>
        <w:pStyle w:val="ListParagraph"/>
        <w:numPr>
          <w:ilvl w:val="1"/>
          <w:numId w:val="28"/>
        </w:numPr>
        <w:spacing w:after="3" w:line="360" w:lineRule="auto"/>
        <w:rPr>
          <w:ins w:id="3010" w:author="Sacintha Raj" w:date="2023-01-26T01:03:00Z"/>
        </w:rPr>
      </w:pPr>
      <w:ins w:id="3011" w:author="Sacintha Raj" w:date="2023-01-26T01:03:00Z">
        <w:r>
          <w:t>The “Eclipse Request” is removed from the “ECLIPSE_QUEUE”</w:t>
        </w:r>
      </w:ins>
    </w:p>
    <w:p w14:paraId="1EC0CF51" w14:textId="77777777" w:rsidR="00002EA8" w:rsidRDefault="00002EA8" w:rsidP="00002EA8">
      <w:pPr>
        <w:pStyle w:val="ListParagraph"/>
        <w:numPr>
          <w:ilvl w:val="0"/>
          <w:numId w:val="28"/>
        </w:numPr>
        <w:spacing w:after="3" w:line="360" w:lineRule="auto"/>
        <w:rPr>
          <w:ins w:id="3012" w:author="Sacintha Raj" w:date="2023-01-26T01:03:00Z"/>
        </w:rPr>
      </w:pPr>
      <w:ins w:id="3013" w:author="Sacintha Raj" w:date="2023-01-26T01:03:00Z">
        <w:r>
          <w:t>Based on the outcome of the strategy, if the previous request was a failure the steps following this step is executed flow</w:t>
        </w:r>
      </w:ins>
    </w:p>
    <w:p w14:paraId="65DE1B82" w14:textId="77777777" w:rsidR="00002EA8" w:rsidRDefault="00002EA8" w:rsidP="00002EA8">
      <w:pPr>
        <w:pStyle w:val="ListParagraph"/>
        <w:numPr>
          <w:ilvl w:val="0"/>
          <w:numId w:val="28"/>
        </w:numPr>
        <w:spacing w:after="3" w:line="360" w:lineRule="auto"/>
        <w:rPr>
          <w:ins w:id="3014" w:author="Sacintha Raj" w:date="2023-01-26T01:03:00Z"/>
        </w:rPr>
      </w:pPr>
      <w:ins w:id="3015" w:author="Sacintha Raj" w:date="2023-01-26T01:03:00Z">
        <w:r>
          <w:t>The “Eclipse Request” is then used to invoke an API on the Eclipse.</w:t>
        </w:r>
      </w:ins>
    </w:p>
    <w:p w14:paraId="14D23634" w14:textId="77777777" w:rsidR="00002EA8" w:rsidRDefault="00002EA8" w:rsidP="00002EA8">
      <w:pPr>
        <w:pStyle w:val="ListParagraph"/>
        <w:numPr>
          <w:ilvl w:val="0"/>
          <w:numId w:val="28"/>
        </w:numPr>
        <w:spacing w:after="3" w:line="360" w:lineRule="auto"/>
        <w:rPr>
          <w:ins w:id="3016" w:author="Sacintha Raj" w:date="2023-01-26T01:03:00Z"/>
        </w:rPr>
      </w:pPr>
      <w:ins w:id="3017" w:author="Sacintha Raj" w:date="2023-01-26T01:03:00Z">
        <w:r>
          <w:t>The “Eclipse Response” is received from Eclipse.</w:t>
        </w:r>
      </w:ins>
    </w:p>
    <w:p w14:paraId="5F76128D" w14:textId="77777777" w:rsidR="00002EA8" w:rsidRDefault="00002EA8" w:rsidP="00002EA8">
      <w:pPr>
        <w:pStyle w:val="ListParagraph"/>
        <w:numPr>
          <w:ilvl w:val="0"/>
          <w:numId w:val="28"/>
        </w:numPr>
        <w:spacing w:after="3" w:line="360" w:lineRule="auto"/>
        <w:rPr>
          <w:ins w:id="3018" w:author="Sacintha Raj" w:date="2023-01-26T01:03:00Z"/>
        </w:rPr>
      </w:pPr>
      <w:ins w:id="3019" w:author="Sacintha Raj" w:date="2023-01-26T01:03:00Z">
        <w:r>
          <w:t>The “Eclipse Response” is validated and stored in a S3 bucket, and the path is updated in Dynamo DB table “DATA_STORE” for later consumption.</w:t>
        </w:r>
      </w:ins>
    </w:p>
    <w:p w14:paraId="4FB284C3" w14:textId="77777777" w:rsidR="00002EA8" w:rsidRDefault="00002EA8" w:rsidP="00002EA8">
      <w:pPr>
        <w:pStyle w:val="ListParagraph"/>
        <w:numPr>
          <w:ilvl w:val="0"/>
          <w:numId w:val="28"/>
        </w:numPr>
        <w:spacing w:after="3" w:line="360" w:lineRule="auto"/>
        <w:rPr>
          <w:ins w:id="3020" w:author="Sacintha Raj" w:date="2023-01-26T01:03:00Z"/>
        </w:rPr>
      </w:pPr>
      <w:ins w:id="3021" w:author="Sacintha Raj" w:date="2023-01-26T01:03:00Z">
        <w:r>
          <w:lastRenderedPageBreak/>
          <w:t>The “Eclipse Response” is posted to “RESPONSE_PROCESSING_QUEUE”.</w:t>
        </w:r>
      </w:ins>
    </w:p>
    <w:p w14:paraId="0E9C0901" w14:textId="77777777" w:rsidR="00002EA8" w:rsidRDefault="00002EA8" w:rsidP="00002EA8">
      <w:pPr>
        <w:pStyle w:val="ListParagraph"/>
        <w:spacing w:after="3" w:line="360" w:lineRule="auto"/>
        <w:rPr>
          <w:ins w:id="3022" w:author="Sacintha Raj" w:date="2023-01-26T01:03:00Z"/>
        </w:rPr>
      </w:pPr>
    </w:p>
    <w:p w14:paraId="13122EE0" w14:textId="77777777" w:rsidR="00002EA8" w:rsidRDefault="00002EA8" w:rsidP="00002EA8">
      <w:pPr>
        <w:spacing w:after="3" w:line="360" w:lineRule="auto"/>
        <w:rPr>
          <w:ins w:id="3023" w:author="Sacintha Raj" w:date="2023-01-26T01:03:00Z"/>
          <w:b/>
        </w:rPr>
      </w:pPr>
      <w:ins w:id="3024" w:author="Sacintha Raj" w:date="2023-01-26T01:03:00Z">
        <w:r>
          <w:rPr>
            <w:b/>
          </w:rPr>
          <w:t>Invalid Eclipse Response Flow</w:t>
        </w:r>
      </w:ins>
    </w:p>
    <w:p w14:paraId="3B9D141A" w14:textId="77777777" w:rsidR="00002EA8" w:rsidRDefault="00002EA8" w:rsidP="00002EA8">
      <w:pPr>
        <w:pStyle w:val="ListParagraph"/>
        <w:spacing w:after="3" w:line="360" w:lineRule="auto"/>
        <w:rPr>
          <w:ins w:id="3025" w:author="Sacintha Raj" w:date="2023-01-26T01:03:00Z"/>
        </w:rPr>
      </w:pPr>
    </w:p>
    <w:p w14:paraId="1419034A" w14:textId="77777777" w:rsidR="00002EA8" w:rsidRDefault="00002EA8" w:rsidP="00002EA8">
      <w:pPr>
        <w:pStyle w:val="ListParagraph"/>
        <w:numPr>
          <w:ilvl w:val="0"/>
          <w:numId w:val="29"/>
        </w:numPr>
        <w:spacing w:after="3" w:line="360" w:lineRule="auto"/>
        <w:rPr>
          <w:ins w:id="3026" w:author="Sacintha Raj" w:date="2023-01-26T01:03:00Z"/>
        </w:rPr>
      </w:pPr>
      <w:ins w:id="3027" w:author="Sacintha Raj" w:date="2023-01-26T01:03:00Z">
        <w:r>
          <w:t>CMS invokes the SOAP webservice exposed by CWA(Fuse).</w:t>
        </w:r>
      </w:ins>
    </w:p>
    <w:p w14:paraId="1E9FD932" w14:textId="77777777" w:rsidR="00002EA8" w:rsidRDefault="00002EA8" w:rsidP="00002EA8">
      <w:pPr>
        <w:pStyle w:val="ListParagraph"/>
        <w:numPr>
          <w:ilvl w:val="0"/>
          <w:numId w:val="29"/>
        </w:numPr>
        <w:spacing w:after="3" w:line="360" w:lineRule="auto"/>
        <w:rPr>
          <w:ins w:id="3028" w:author="Sacintha Raj" w:date="2023-01-26T01:03:00Z"/>
        </w:rPr>
      </w:pPr>
      <w:ins w:id="3029" w:author="Sacintha Raj" w:date="2023-01-26T01:03:00Z">
        <w:r>
          <w:t>2.</w:t>
        </w:r>
        <w:r>
          <w:tab/>
          <w:t>The request is validated and stored in a S3 bucket, and the path is stored in a Dynamo DB table “DATA_STORE” for later consumption.</w:t>
        </w:r>
      </w:ins>
    </w:p>
    <w:p w14:paraId="755C0630" w14:textId="77777777" w:rsidR="00002EA8" w:rsidRDefault="00002EA8" w:rsidP="00002EA8">
      <w:pPr>
        <w:pStyle w:val="ListParagraph"/>
        <w:numPr>
          <w:ilvl w:val="0"/>
          <w:numId w:val="29"/>
        </w:numPr>
        <w:spacing w:after="3" w:line="360" w:lineRule="auto"/>
        <w:rPr>
          <w:ins w:id="3030" w:author="Sacintha Raj" w:date="2023-01-26T01:03:00Z"/>
        </w:rPr>
      </w:pPr>
      <w:ins w:id="3031" w:author="Sacintha Raj" w:date="2023-01-26T01:03:00Z">
        <w:r>
          <w:t>The request is posted on to a queue “REQUEST_PROCESSING_QUEUE”</w:t>
        </w:r>
      </w:ins>
    </w:p>
    <w:p w14:paraId="66665406" w14:textId="77777777" w:rsidR="00002EA8" w:rsidRDefault="00002EA8" w:rsidP="00002EA8">
      <w:pPr>
        <w:pStyle w:val="ListParagraph"/>
        <w:numPr>
          <w:ilvl w:val="0"/>
          <w:numId w:val="29"/>
        </w:numPr>
        <w:spacing w:after="3" w:line="360" w:lineRule="auto"/>
        <w:rPr>
          <w:ins w:id="3032" w:author="Sacintha Raj" w:date="2023-01-26T01:03:00Z"/>
        </w:rPr>
      </w:pPr>
      <w:ins w:id="3033" w:author="Sacintha Raj" w:date="2023-01-26T01:03:00Z">
        <w:r>
          <w:t>An acknowledgment is sent back to CMS.</w:t>
        </w:r>
      </w:ins>
    </w:p>
    <w:p w14:paraId="7EB25C4B" w14:textId="77777777" w:rsidR="00002EA8" w:rsidRDefault="00002EA8" w:rsidP="00002EA8">
      <w:pPr>
        <w:pStyle w:val="ListParagraph"/>
        <w:numPr>
          <w:ilvl w:val="0"/>
          <w:numId w:val="29"/>
        </w:numPr>
        <w:spacing w:after="3" w:line="360" w:lineRule="auto"/>
        <w:rPr>
          <w:ins w:id="3034" w:author="Sacintha Raj" w:date="2023-01-26T01:03:00Z"/>
        </w:rPr>
      </w:pPr>
      <w:ins w:id="3035" w:author="Sacintha Raj" w:date="2023-01-26T01:03:00Z">
        <w:r>
          <w:t>The Request is picked from the “REQUEST_PROCESSING_QUEUE”.</w:t>
        </w:r>
      </w:ins>
    </w:p>
    <w:p w14:paraId="1B8B9B97" w14:textId="77777777" w:rsidR="00002EA8" w:rsidRDefault="00002EA8" w:rsidP="00002EA8">
      <w:pPr>
        <w:pStyle w:val="ListParagraph"/>
        <w:numPr>
          <w:ilvl w:val="0"/>
          <w:numId w:val="29"/>
        </w:numPr>
        <w:spacing w:after="3" w:line="360" w:lineRule="auto"/>
        <w:rPr>
          <w:ins w:id="3036" w:author="Sacintha Raj" w:date="2023-01-26T01:03:00Z"/>
        </w:rPr>
      </w:pPr>
      <w:ins w:id="3037" w:author="Sacintha Raj" w:date="2023-01-26T01:03:00Z">
        <w:r>
          <w:t>The Key fields from request are send to a DynamoDB Table “Reconciliation Table”</w:t>
        </w:r>
      </w:ins>
    </w:p>
    <w:p w14:paraId="55DCAA86" w14:textId="77777777" w:rsidR="00002EA8" w:rsidRDefault="00002EA8" w:rsidP="00002EA8">
      <w:pPr>
        <w:pStyle w:val="ListParagraph"/>
        <w:numPr>
          <w:ilvl w:val="0"/>
          <w:numId w:val="29"/>
        </w:numPr>
        <w:spacing w:after="3" w:line="360" w:lineRule="auto"/>
        <w:rPr>
          <w:ins w:id="3038" w:author="Sacintha Raj" w:date="2023-01-26T01:03:00Z"/>
        </w:rPr>
      </w:pPr>
      <w:ins w:id="3039" w:author="Sacintha Raj" w:date="2023-01-26T01:03:00Z">
        <w:r>
          <w:t>The request is mapped to an “Eclipse Request”.</w:t>
        </w:r>
      </w:ins>
    </w:p>
    <w:p w14:paraId="0D86B924" w14:textId="77777777" w:rsidR="00002EA8" w:rsidRDefault="00002EA8" w:rsidP="00002EA8">
      <w:pPr>
        <w:pStyle w:val="ListParagraph"/>
        <w:numPr>
          <w:ilvl w:val="0"/>
          <w:numId w:val="29"/>
        </w:numPr>
        <w:spacing w:after="3" w:line="360" w:lineRule="auto"/>
        <w:rPr>
          <w:ins w:id="3040" w:author="Sacintha Raj" w:date="2023-01-26T01:03:00Z"/>
        </w:rPr>
      </w:pPr>
      <w:ins w:id="3041" w:author="Sacintha Raj" w:date="2023-01-26T01:03:00Z">
        <w:r>
          <w:t>This “Eclipse Request” is posted on to a “ECLIPSE_QUEUE”</w:t>
        </w:r>
      </w:ins>
    </w:p>
    <w:p w14:paraId="0479411F" w14:textId="77777777" w:rsidR="00002EA8" w:rsidRDefault="00002EA8" w:rsidP="00002EA8">
      <w:pPr>
        <w:pStyle w:val="ListParagraph"/>
        <w:numPr>
          <w:ilvl w:val="0"/>
          <w:numId w:val="29"/>
        </w:numPr>
        <w:spacing w:after="3" w:line="360" w:lineRule="auto"/>
        <w:rPr>
          <w:ins w:id="3042" w:author="Sacintha Raj" w:date="2023-01-26T01:03:00Z"/>
        </w:rPr>
      </w:pPr>
      <w:ins w:id="3043" w:author="Sacintha Raj" w:date="2023-01-26T01:03:00Z">
        <w:r>
          <w:t>The “Eclipse Request” is then used to invoke an API on the Eclipse.</w:t>
        </w:r>
      </w:ins>
    </w:p>
    <w:p w14:paraId="3AC3E7BA" w14:textId="77777777" w:rsidR="00002EA8" w:rsidRDefault="00002EA8" w:rsidP="00002EA8">
      <w:pPr>
        <w:pStyle w:val="ListParagraph"/>
        <w:numPr>
          <w:ilvl w:val="0"/>
          <w:numId w:val="29"/>
        </w:numPr>
        <w:spacing w:after="3" w:line="360" w:lineRule="auto"/>
        <w:rPr>
          <w:ins w:id="3044" w:author="Sacintha Raj" w:date="2023-01-26T01:03:00Z"/>
        </w:rPr>
      </w:pPr>
      <w:ins w:id="3045" w:author="Sacintha Raj" w:date="2023-01-26T01:03:00Z">
        <w:r>
          <w:t>If the Eclipse is unavailable when invoking the API.</w:t>
        </w:r>
      </w:ins>
    </w:p>
    <w:p w14:paraId="089D9D85" w14:textId="77777777" w:rsidR="00002EA8" w:rsidRDefault="00002EA8" w:rsidP="00002EA8">
      <w:pPr>
        <w:pStyle w:val="ListParagraph"/>
        <w:numPr>
          <w:ilvl w:val="0"/>
          <w:numId w:val="29"/>
        </w:numPr>
        <w:spacing w:after="3" w:line="360" w:lineRule="auto"/>
        <w:rPr>
          <w:ins w:id="3046" w:author="Sacintha Raj" w:date="2023-01-26T01:03:00Z"/>
        </w:rPr>
      </w:pPr>
      <w:ins w:id="3047" w:author="Sacintha Raj" w:date="2023-01-26T01:03:00Z">
        <w:r>
          <w:t xml:space="preserve">This “Eclipse Request” is tried after some interval of time </w:t>
        </w:r>
      </w:ins>
    </w:p>
    <w:p w14:paraId="21B0ADB7" w14:textId="77777777" w:rsidR="00002EA8" w:rsidRDefault="00002EA8" w:rsidP="00002EA8">
      <w:pPr>
        <w:pStyle w:val="ListParagraph"/>
        <w:numPr>
          <w:ilvl w:val="0"/>
          <w:numId w:val="29"/>
        </w:numPr>
        <w:spacing w:after="3" w:line="360" w:lineRule="auto"/>
        <w:rPr>
          <w:ins w:id="3048" w:author="Sacintha Raj" w:date="2023-01-26T01:03:00Z"/>
        </w:rPr>
      </w:pPr>
      <w:ins w:id="3049" w:author="Sacintha Raj" w:date="2023-01-26T01:03:00Z">
        <w:r>
          <w:t>Likewise step 10 and 11 are repeated for three times.</w:t>
        </w:r>
      </w:ins>
    </w:p>
    <w:p w14:paraId="12051A61" w14:textId="77777777" w:rsidR="00002EA8" w:rsidRDefault="00002EA8" w:rsidP="00002EA8">
      <w:pPr>
        <w:pStyle w:val="ListParagraph"/>
        <w:numPr>
          <w:ilvl w:val="0"/>
          <w:numId w:val="29"/>
        </w:numPr>
        <w:spacing w:after="3" w:line="360" w:lineRule="auto"/>
        <w:rPr>
          <w:ins w:id="3050" w:author="Sacintha Raj" w:date="2023-01-26T01:03:00Z"/>
        </w:rPr>
      </w:pPr>
      <w:ins w:id="3051" w:author="Sacintha Raj" w:date="2023-01-26T01:03:00Z">
        <w:r>
          <w:t>Before the last attempt is used Eclipse is available and it is invoked successfully</w:t>
        </w:r>
      </w:ins>
    </w:p>
    <w:p w14:paraId="68D1A6FF" w14:textId="77777777" w:rsidR="00002EA8" w:rsidRDefault="00002EA8" w:rsidP="00002EA8">
      <w:pPr>
        <w:pStyle w:val="ListParagraph"/>
        <w:numPr>
          <w:ilvl w:val="0"/>
          <w:numId w:val="29"/>
        </w:numPr>
        <w:spacing w:after="3" w:line="360" w:lineRule="auto"/>
        <w:rPr>
          <w:ins w:id="3052" w:author="Sacintha Raj" w:date="2023-01-26T01:03:00Z"/>
        </w:rPr>
      </w:pPr>
      <w:ins w:id="3053" w:author="Sacintha Raj" w:date="2023-01-26T01:03:00Z">
        <w:r>
          <w:t>The “Eclipse Response” is received from Eclipse.</w:t>
        </w:r>
      </w:ins>
    </w:p>
    <w:p w14:paraId="4E006179" w14:textId="77777777" w:rsidR="00002EA8" w:rsidRDefault="00002EA8" w:rsidP="00002EA8">
      <w:pPr>
        <w:pStyle w:val="ListParagraph"/>
        <w:numPr>
          <w:ilvl w:val="0"/>
          <w:numId w:val="29"/>
        </w:numPr>
        <w:spacing w:after="3" w:line="360" w:lineRule="auto"/>
        <w:rPr>
          <w:ins w:id="3054" w:author="Sacintha Raj" w:date="2023-01-26T01:03:00Z"/>
        </w:rPr>
      </w:pPr>
      <w:ins w:id="3055" w:author="Sacintha Raj" w:date="2023-01-26T01:03:00Z">
        <w:r>
          <w:t>The “Eclipse Response” is Validated and found to be invalid</w:t>
        </w:r>
      </w:ins>
    </w:p>
    <w:p w14:paraId="7FA83AD1" w14:textId="77777777" w:rsidR="00002EA8" w:rsidRDefault="00002EA8" w:rsidP="00002EA8">
      <w:pPr>
        <w:pStyle w:val="ListParagraph"/>
        <w:numPr>
          <w:ilvl w:val="0"/>
          <w:numId w:val="29"/>
        </w:numPr>
        <w:spacing w:after="3" w:line="360" w:lineRule="auto"/>
        <w:rPr>
          <w:ins w:id="3056" w:author="Sacintha Raj" w:date="2023-01-26T01:03:00Z"/>
        </w:rPr>
      </w:pPr>
      <w:ins w:id="3057" w:author="Sacintha Raj" w:date="2023-01-26T01:03:00Z">
        <w:r>
          <w:t>An email is sent to the relevant stakeholders and manually resolve the situation</w:t>
        </w:r>
      </w:ins>
    </w:p>
    <w:p w14:paraId="73E55849" w14:textId="77777777" w:rsidR="00002EA8" w:rsidRDefault="00002EA8" w:rsidP="00002EA8">
      <w:pPr>
        <w:pStyle w:val="ListParagraph"/>
        <w:numPr>
          <w:ilvl w:val="0"/>
          <w:numId w:val="29"/>
        </w:numPr>
        <w:spacing w:after="3" w:line="360" w:lineRule="auto"/>
        <w:rPr>
          <w:ins w:id="3058" w:author="Sacintha Raj" w:date="2023-01-26T01:03:00Z"/>
        </w:rPr>
      </w:pPr>
      <w:ins w:id="3059" w:author="Sacintha Raj" w:date="2023-01-26T01:03:00Z">
        <w:r>
          <w:t>When this issue is resolved, Eclipse Times Out Request Flow is executed from step 11.</w:t>
        </w:r>
      </w:ins>
    </w:p>
    <w:p w14:paraId="4078EC2B" w14:textId="77777777" w:rsidR="00002EA8" w:rsidRDefault="00002EA8" w:rsidP="00002EA8">
      <w:pPr>
        <w:pStyle w:val="ListParagraph"/>
        <w:spacing w:after="3" w:line="360" w:lineRule="auto"/>
        <w:rPr>
          <w:ins w:id="3060" w:author="Sacintha Raj" w:date="2023-01-26T01:03:00Z"/>
        </w:rPr>
      </w:pPr>
    </w:p>
    <w:p w14:paraId="7A090D00" w14:textId="77777777" w:rsidR="00002EA8" w:rsidRDefault="00002EA8" w:rsidP="00002EA8">
      <w:pPr>
        <w:rPr>
          <w:ins w:id="3061" w:author="Sacintha Raj" w:date="2023-01-26T01:03:00Z"/>
          <w:b/>
        </w:rPr>
      </w:pPr>
      <w:ins w:id="3062" w:author="Sacintha Raj" w:date="2023-01-26T01:03:00Z">
        <w:r>
          <w:rPr>
            <w:b/>
          </w:rPr>
          <w:t>S3 Bucket or DynamoDB unavailable for response Storage</w:t>
        </w:r>
      </w:ins>
    </w:p>
    <w:p w14:paraId="4844C1F8" w14:textId="77777777" w:rsidR="00002EA8" w:rsidRDefault="00002EA8" w:rsidP="00002EA8">
      <w:pPr>
        <w:rPr>
          <w:ins w:id="3063" w:author="Sacintha Raj" w:date="2023-01-26T01:03:00Z"/>
        </w:rPr>
      </w:pPr>
      <w:ins w:id="3064" w:author="Sacintha Raj" w:date="2023-01-26T01:03:00Z">
        <w:r>
          <w:t>The Flow of request is as below</w:t>
        </w:r>
      </w:ins>
    </w:p>
    <w:p w14:paraId="10D2226F" w14:textId="77777777" w:rsidR="00002EA8" w:rsidRDefault="00002EA8" w:rsidP="00002EA8">
      <w:pPr>
        <w:pStyle w:val="ListParagraph"/>
        <w:numPr>
          <w:ilvl w:val="0"/>
          <w:numId w:val="41"/>
        </w:numPr>
        <w:spacing w:after="3" w:line="360" w:lineRule="auto"/>
        <w:rPr>
          <w:ins w:id="3065" w:author="Sacintha Raj" w:date="2023-01-26T01:03:00Z"/>
        </w:rPr>
      </w:pPr>
      <w:ins w:id="3066" w:author="Sacintha Raj" w:date="2023-01-26T01:03:00Z">
        <w:r>
          <w:t>CMS invokes the SOAP webservice exposed by CWA(Fuse).</w:t>
        </w:r>
      </w:ins>
    </w:p>
    <w:p w14:paraId="687FBFE8" w14:textId="77777777" w:rsidR="00002EA8" w:rsidRDefault="00002EA8" w:rsidP="00002EA8">
      <w:pPr>
        <w:pStyle w:val="ListParagraph"/>
        <w:numPr>
          <w:ilvl w:val="0"/>
          <w:numId w:val="41"/>
        </w:numPr>
        <w:spacing w:after="3" w:line="360" w:lineRule="auto"/>
        <w:rPr>
          <w:ins w:id="3067" w:author="Sacintha Raj" w:date="2023-01-26T01:03:00Z"/>
        </w:rPr>
      </w:pPr>
      <w:ins w:id="3068" w:author="Sacintha Raj" w:date="2023-01-26T01:03:00Z">
        <w:r>
          <w:t>The request is validated and stored in a S3 bucket, and the path is stored in a Dynamo DB table “DATA_STORE” for later consumption.</w:t>
        </w:r>
      </w:ins>
    </w:p>
    <w:p w14:paraId="07F22158" w14:textId="77777777" w:rsidR="00002EA8" w:rsidRDefault="00002EA8" w:rsidP="00002EA8">
      <w:pPr>
        <w:pStyle w:val="ListParagraph"/>
        <w:numPr>
          <w:ilvl w:val="0"/>
          <w:numId w:val="41"/>
        </w:numPr>
        <w:spacing w:after="3" w:line="360" w:lineRule="auto"/>
        <w:rPr>
          <w:ins w:id="3069" w:author="Sacintha Raj" w:date="2023-01-26T01:03:00Z"/>
        </w:rPr>
      </w:pPr>
      <w:ins w:id="3070" w:author="Sacintha Raj" w:date="2023-01-26T01:03:00Z">
        <w:r>
          <w:t>The request is posted on to a queue “REQUEST_PROCESSING_QUEUE”</w:t>
        </w:r>
      </w:ins>
    </w:p>
    <w:p w14:paraId="6EF5DC52" w14:textId="77777777" w:rsidR="00002EA8" w:rsidRDefault="00002EA8" w:rsidP="00002EA8">
      <w:pPr>
        <w:pStyle w:val="ListParagraph"/>
        <w:numPr>
          <w:ilvl w:val="0"/>
          <w:numId w:val="41"/>
        </w:numPr>
        <w:spacing w:after="3" w:line="360" w:lineRule="auto"/>
        <w:rPr>
          <w:ins w:id="3071" w:author="Sacintha Raj" w:date="2023-01-26T01:03:00Z"/>
        </w:rPr>
      </w:pPr>
      <w:ins w:id="3072" w:author="Sacintha Raj" w:date="2023-01-26T01:03:00Z">
        <w:r>
          <w:t>An acknowledgment is sent back to CMS.</w:t>
        </w:r>
      </w:ins>
    </w:p>
    <w:p w14:paraId="69122E32" w14:textId="77777777" w:rsidR="00002EA8" w:rsidRDefault="00002EA8" w:rsidP="00002EA8">
      <w:pPr>
        <w:pStyle w:val="ListParagraph"/>
        <w:numPr>
          <w:ilvl w:val="0"/>
          <w:numId w:val="41"/>
        </w:numPr>
        <w:spacing w:after="3" w:line="360" w:lineRule="auto"/>
        <w:rPr>
          <w:ins w:id="3073" w:author="Sacintha Raj" w:date="2023-01-26T01:03:00Z"/>
        </w:rPr>
      </w:pPr>
      <w:ins w:id="3074" w:author="Sacintha Raj" w:date="2023-01-26T01:03:00Z">
        <w:r>
          <w:t>The Request is picked from the “REQUEST_PROCESSING_QUEUE”.</w:t>
        </w:r>
      </w:ins>
    </w:p>
    <w:p w14:paraId="79833078" w14:textId="77777777" w:rsidR="00002EA8" w:rsidRDefault="00002EA8" w:rsidP="00002EA8">
      <w:pPr>
        <w:pStyle w:val="ListParagraph"/>
        <w:numPr>
          <w:ilvl w:val="0"/>
          <w:numId w:val="41"/>
        </w:numPr>
        <w:spacing w:after="3" w:line="360" w:lineRule="auto"/>
        <w:rPr>
          <w:ins w:id="3075" w:author="Sacintha Raj" w:date="2023-01-26T01:03:00Z"/>
        </w:rPr>
      </w:pPr>
      <w:ins w:id="3076" w:author="Sacintha Raj" w:date="2023-01-26T01:03:00Z">
        <w:r>
          <w:t>The request is mapped to an “Eclipse Request”.</w:t>
        </w:r>
      </w:ins>
    </w:p>
    <w:p w14:paraId="38E7528C" w14:textId="77777777" w:rsidR="00002EA8" w:rsidRDefault="00002EA8" w:rsidP="00002EA8">
      <w:pPr>
        <w:pStyle w:val="ListParagraph"/>
        <w:numPr>
          <w:ilvl w:val="0"/>
          <w:numId w:val="41"/>
        </w:numPr>
        <w:spacing w:after="3" w:line="360" w:lineRule="auto"/>
        <w:rPr>
          <w:ins w:id="3077" w:author="Sacintha Raj" w:date="2023-01-26T01:03:00Z"/>
        </w:rPr>
      </w:pPr>
      <w:ins w:id="3078" w:author="Sacintha Raj" w:date="2023-01-26T01:03:00Z">
        <w:r>
          <w:t>This “Eclipse Request” is posted on to a “ECLIPSE_QUEUE”</w:t>
        </w:r>
      </w:ins>
    </w:p>
    <w:p w14:paraId="1D568E84" w14:textId="77777777" w:rsidR="00002EA8" w:rsidRDefault="00002EA8" w:rsidP="00002EA8">
      <w:pPr>
        <w:pStyle w:val="ListParagraph"/>
        <w:numPr>
          <w:ilvl w:val="0"/>
          <w:numId w:val="41"/>
        </w:numPr>
        <w:spacing w:after="3" w:line="360" w:lineRule="auto"/>
        <w:rPr>
          <w:ins w:id="3079" w:author="Sacintha Raj" w:date="2023-01-26T01:03:00Z"/>
        </w:rPr>
      </w:pPr>
      <w:ins w:id="3080" w:author="Sacintha Raj" w:date="2023-01-26T01:03:00Z">
        <w:r>
          <w:t>The “Eclipse Request” is then used to invoke an API on the Eclipse.</w:t>
        </w:r>
      </w:ins>
    </w:p>
    <w:p w14:paraId="1CA626A3" w14:textId="77777777" w:rsidR="00002EA8" w:rsidRDefault="00002EA8" w:rsidP="00002EA8">
      <w:pPr>
        <w:pStyle w:val="ListParagraph"/>
        <w:numPr>
          <w:ilvl w:val="0"/>
          <w:numId w:val="41"/>
        </w:numPr>
        <w:spacing w:after="3" w:line="360" w:lineRule="auto"/>
        <w:rPr>
          <w:ins w:id="3081" w:author="Sacintha Raj" w:date="2023-01-26T01:03:00Z"/>
        </w:rPr>
      </w:pPr>
      <w:ins w:id="3082" w:author="Sacintha Raj" w:date="2023-01-26T01:03:00Z">
        <w:r>
          <w:t>The “Eclipse Response” is received from Eclipse.</w:t>
        </w:r>
      </w:ins>
    </w:p>
    <w:p w14:paraId="2D24F609" w14:textId="77777777" w:rsidR="00002EA8" w:rsidRDefault="00002EA8" w:rsidP="00002EA8">
      <w:pPr>
        <w:pStyle w:val="ListParagraph"/>
        <w:numPr>
          <w:ilvl w:val="0"/>
          <w:numId w:val="41"/>
        </w:numPr>
        <w:spacing w:after="3" w:line="360" w:lineRule="auto"/>
        <w:rPr>
          <w:ins w:id="3083" w:author="Sacintha Raj" w:date="2023-01-26T01:03:00Z"/>
        </w:rPr>
      </w:pPr>
      <w:ins w:id="3084" w:author="Sacintha Raj" w:date="2023-01-26T01:03:00Z">
        <w:r>
          <w:t>The “Eclipse Response” is validated and stored in a S3 bucket, and the path is updated in Dynamo DB table “DATA_STORE” for later consumption.</w:t>
        </w:r>
      </w:ins>
    </w:p>
    <w:p w14:paraId="7DFF814C" w14:textId="77777777" w:rsidR="00002EA8" w:rsidRDefault="00002EA8" w:rsidP="00002EA8">
      <w:pPr>
        <w:pStyle w:val="ListParagraph"/>
        <w:numPr>
          <w:ilvl w:val="0"/>
          <w:numId w:val="41"/>
        </w:numPr>
        <w:spacing w:after="3" w:line="360" w:lineRule="auto"/>
        <w:rPr>
          <w:ins w:id="3085" w:author="Sacintha Raj" w:date="2023-01-26T01:03:00Z"/>
        </w:rPr>
      </w:pPr>
      <w:ins w:id="3086" w:author="Sacintha Raj" w:date="2023-01-26T01:03:00Z">
        <w:r>
          <w:t xml:space="preserve">If S3 bucket or Dynamo Db is unavailable during response storage the response is posted on to the “RESPONSE_BACKUP_QUEUE”  </w:t>
        </w:r>
      </w:ins>
    </w:p>
    <w:p w14:paraId="4E102C22" w14:textId="77777777" w:rsidR="00002EA8" w:rsidRDefault="00002EA8" w:rsidP="00002EA8">
      <w:pPr>
        <w:pStyle w:val="ListParagraph"/>
        <w:numPr>
          <w:ilvl w:val="0"/>
          <w:numId w:val="41"/>
        </w:numPr>
        <w:spacing w:after="3" w:line="360" w:lineRule="auto"/>
        <w:rPr>
          <w:ins w:id="3087" w:author="Sacintha Raj" w:date="2023-01-26T01:03:00Z"/>
        </w:rPr>
      </w:pPr>
      <w:ins w:id="3088" w:author="Sacintha Raj" w:date="2023-01-26T01:03:00Z">
        <w:r>
          <w:t xml:space="preserve">An Email is sent to Fuse support </w:t>
        </w:r>
      </w:ins>
    </w:p>
    <w:p w14:paraId="5D79E100" w14:textId="77777777" w:rsidR="00002EA8" w:rsidRDefault="00002EA8" w:rsidP="00002EA8">
      <w:pPr>
        <w:pStyle w:val="ListParagraph"/>
        <w:numPr>
          <w:ilvl w:val="0"/>
          <w:numId w:val="41"/>
        </w:numPr>
        <w:spacing w:after="3" w:line="360" w:lineRule="auto"/>
        <w:rPr>
          <w:ins w:id="3089" w:author="Sacintha Raj" w:date="2023-01-26T01:03:00Z"/>
        </w:rPr>
      </w:pPr>
      <w:ins w:id="3090" w:author="Sacintha Raj" w:date="2023-01-26T01:03:00Z">
        <w:r>
          <w:lastRenderedPageBreak/>
          <w:t xml:space="preserve">A scheduler </w:t>
        </w:r>
        <w:proofErr w:type="gramStart"/>
        <w:r>
          <w:t>is  run</w:t>
        </w:r>
        <w:proofErr w:type="gramEnd"/>
        <w:r>
          <w:t xml:space="preserve"> a specific times of the day and will pick the Eclipse response from “RESPONSE_BACKUP_QUEUE”   and steps from 10 is repeated again.</w:t>
        </w:r>
      </w:ins>
    </w:p>
    <w:p w14:paraId="27B9B63C" w14:textId="77777777" w:rsidR="00002EA8" w:rsidRDefault="00002EA8" w:rsidP="00002EA8">
      <w:pPr>
        <w:pStyle w:val="ListParagraph"/>
        <w:numPr>
          <w:ilvl w:val="0"/>
          <w:numId w:val="41"/>
        </w:numPr>
        <w:spacing w:after="3" w:line="360" w:lineRule="auto"/>
        <w:rPr>
          <w:ins w:id="3091" w:author="Sacintha Raj" w:date="2023-01-26T01:03:00Z"/>
        </w:rPr>
      </w:pPr>
      <w:ins w:id="3092" w:author="Sacintha Raj" w:date="2023-01-26T01:03:00Z">
        <w:r>
          <w:t>The “Eclipse Response” is posted to “RESPONSE_PROCESSING_QUEUE”.</w:t>
        </w:r>
      </w:ins>
    </w:p>
    <w:p w14:paraId="1A90F198" w14:textId="77777777" w:rsidR="00002EA8" w:rsidRDefault="00002EA8" w:rsidP="00002EA8">
      <w:pPr>
        <w:pStyle w:val="ListParagraph"/>
        <w:spacing w:after="3" w:line="360" w:lineRule="auto"/>
        <w:rPr>
          <w:ins w:id="3093" w:author="Sacintha Raj" w:date="2023-01-26T01:03:00Z"/>
        </w:rPr>
      </w:pPr>
    </w:p>
    <w:p w14:paraId="459106DF" w14:textId="77777777" w:rsidR="00002EA8" w:rsidRDefault="00002EA8" w:rsidP="00002EA8">
      <w:pPr>
        <w:rPr>
          <w:ins w:id="3094" w:author="Sacintha Raj" w:date="2023-01-26T01:03:00Z"/>
          <w:b/>
        </w:rPr>
      </w:pPr>
      <w:ins w:id="3095" w:author="Sacintha Raj" w:date="2023-01-26T01:03:00Z">
        <w:r>
          <w:rPr>
            <w:b/>
          </w:rPr>
          <w:t>CMS Temporarily Unavailable Response Flow</w:t>
        </w:r>
      </w:ins>
    </w:p>
    <w:p w14:paraId="67C16AC2" w14:textId="77777777" w:rsidR="00002EA8" w:rsidRDefault="00002EA8" w:rsidP="00002EA8">
      <w:pPr>
        <w:pStyle w:val="ListParagraph"/>
        <w:numPr>
          <w:ilvl w:val="0"/>
          <w:numId w:val="30"/>
        </w:numPr>
        <w:spacing w:after="3" w:line="360" w:lineRule="auto"/>
        <w:rPr>
          <w:ins w:id="3096" w:author="Sacintha Raj" w:date="2023-01-26T01:03:00Z"/>
        </w:rPr>
      </w:pPr>
      <w:ins w:id="3097" w:author="Sacintha Raj" w:date="2023-01-26T01:03:00Z">
        <w:r>
          <w:t>The “Eclipse Response” is picked from the “RESPONSE_PROCESSING_QUEUE”.</w:t>
        </w:r>
      </w:ins>
    </w:p>
    <w:p w14:paraId="022974D7" w14:textId="77777777" w:rsidR="00002EA8" w:rsidRDefault="00002EA8" w:rsidP="00002EA8">
      <w:pPr>
        <w:pStyle w:val="ListParagraph"/>
        <w:numPr>
          <w:ilvl w:val="0"/>
          <w:numId w:val="30"/>
        </w:numPr>
        <w:spacing w:after="3" w:line="360" w:lineRule="auto"/>
        <w:rPr>
          <w:ins w:id="3098" w:author="Sacintha Raj" w:date="2023-01-26T01:03:00Z"/>
        </w:rPr>
      </w:pPr>
      <w:ins w:id="3099" w:author="Sacintha Raj" w:date="2023-01-26T01:03:00Z">
        <w:r>
          <w:t>The Key fields from response are send to a DynamoDB Table “Reconciliation Table”</w:t>
        </w:r>
      </w:ins>
    </w:p>
    <w:p w14:paraId="0B73FFDA" w14:textId="77777777" w:rsidR="00002EA8" w:rsidRDefault="00002EA8" w:rsidP="00002EA8">
      <w:pPr>
        <w:pStyle w:val="ListParagraph"/>
        <w:numPr>
          <w:ilvl w:val="0"/>
          <w:numId w:val="30"/>
        </w:numPr>
        <w:spacing w:after="3" w:line="360" w:lineRule="auto"/>
        <w:rPr>
          <w:ins w:id="3100" w:author="Sacintha Raj" w:date="2023-01-26T01:03:00Z"/>
        </w:rPr>
      </w:pPr>
      <w:ins w:id="3101" w:author="Sacintha Raj" w:date="2023-01-26T01:03:00Z">
        <w:r>
          <w:t>The Eclipse Response is mapped to a “CMS Response”</w:t>
        </w:r>
      </w:ins>
    </w:p>
    <w:p w14:paraId="7C2AF3F5" w14:textId="77777777" w:rsidR="00002EA8" w:rsidRDefault="00002EA8" w:rsidP="00002EA8">
      <w:pPr>
        <w:pStyle w:val="ListParagraph"/>
        <w:numPr>
          <w:ilvl w:val="0"/>
          <w:numId w:val="30"/>
        </w:numPr>
        <w:spacing w:after="3" w:line="360" w:lineRule="auto"/>
        <w:rPr>
          <w:ins w:id="3102" w:author="Sacintha Raj" w:date="2023-01-26T01:03:00Z"/>
        </w:rPr>
      </w:pPr>
      <w:ins w:id="3103" w:author="Sacintha Raj" w:date="2023-01-26T01:03:00Z">
        <w:r>
          <w:t>The “CMS Response” is posted on to a “CMS_QUEUE”</w:t>
        </w:r>
      </w:ins>
    </w:p>
    <w:p w14:paraId="16DE03D2" w14:textId="77777777" w:rsidR="00002EA8" w:rsidRDefault="00002EA8" w:rsidP="00002EA8">
      <w:pPr>
        <w:pStyle w:val="ListParagraph"/>
        <w:numPr>
          <w:ilvl w:val="0"/>
          <w:numId w:val="30"/>
        </w:numPr>
        <w:spacing w:after="3" w:line="360" w:lineRule="auto"/>
        <w:rPr>
          <w:ins w:id="3104" w:author="Sacintha Raj" w:date="2023-01-26T01:03:00Z"/>
        </w:rPr>
      </w:pPr>
      <w:ins w:id="3105" w:author="Sacintha Raj" w:date="2023-01-26T01:03:00Z">
        <w:r>
          <w:t>The “CMS Response” is picked from the “CMS_QUEUE” and used to invoke the CMS Callback APIs</w:t>
        </w:r>
      </w:ins>
    </w:p>
    <w:p w14:paraId="5E45435D" w14:textId="77777777" w:rsidR="00002EA8" w:rsidRDefault="00002EA8" w:rsidP="00002EA8">
      <w:pPr>
        <w:pStyle w:val="ListParagraph"/>
        <w:numPr>
          <w:ilvl w:val="0"/>
          <w:numId w:val="30"/>
        </w:numPr>
        <w:spacing w:after="3" w:line="360" w:lineRule="auto"/>
        <w:rPr>
          <w:ins w:id="3106" w:author="Sacintha Raj" w:date="2023-01-26T01:03:00Z"/>
        </w:rPr>
      </w:pPr>
      <w:ins w:id="3107" w:author="Sacintha Raj" w:date="2023-01-26T01:03:00Z">
        <w:r>
          <w:t>The “CMS Response” is then used to invoke an API on the CMS.</w:t>
        </w:r>
      </w:ins>
    </w:p>
    <w:p w14:paraId="223629D8" w14:textId="77777777" w:rsidR="00002EA8" w:rsidRDefault="00002EA8" w:rsidP="00002EA8">
      <w:pPr>
        <w:pStyle w:val="ListParagraph"/>
        <w:numPr>
          <w:ilvl w:val="0"/>
          <w:numId w:val="30"/>
        </w:numPr>
        <w:spacing w:after="3" w:line="360" w:lineRule="auto"/>
        <w:rPr>
          <w:ins w:id="3108" w:author="Sacintha Raj" w:date="2023-01-26T01:03:00Z"/>
        </w:rPr>
      </w:pPr>
      <w:ins w:id="3109" w:author="Sacintha Raj" w:date="2023-01-26T01:03:00Z">
        <w:r>
          <w:t>If the CMS is unavailable when invoking the API.</w:t>
        </w:r>
      </w:ins>
    </w:p>
    <w:p w14:paraId="12EFFBE5" w14:textId="77777777" w:rsidR="00002EA8" w:rsidRDefault="00002EA8" w:rsidP="00002EA8">
      <w:pPr>
        <w:pStyle w:val="ListParagraph"/>
        <w:numPr>
          <w:ilvl w:val="0"/>
          <w:numId w:val="30"/>
        </w:numPr>
        <w:spacing w:after="3" w:line="360" w:lineRule="auto"/>
        <w:rPr>
          <w:ins w:id="3110" w:author="Sacintha Raj" w:date="2023-01-26T01:03:00Z"/>
        </w:rPr>
      </w:pPr>
      <w:ins w:id="3111" w:author="Sacintha Raj" w:date="2023-01-26T01:03:00Z">
        <w:r>
          <w:t xml:space="preserve">This “CMS Response” is tried after some interval of time </w:t>
        </w:r>
      </w:ins>
    </w:p>
    <w:p w14:paraId="1B9F2B0E" w14:textId="77777777" w:rsidR="00002EA8" w:rsidRDefault="00002EA8" w:rsidP="00002EA8">
      <w:pPr>
        <w:pStyle w:val="ListParagraph"/>
        <w:numPr>
          <w:ilvl w:val="0"/>
          <w:numId w:val="30"/>
        </w:numPr>
        <w:spacing w:after="3" w:line="360" w:lineRule="auto"/>
        <w:rPr>
          <w:ins w:id="3112" w:author="Sacintha Raj" w:date="2023-01-26T01:03:00Z"/>
        </w:rPr>
      </w:pPr>
      <w:ins w:id="3113" w:author="Sacintha Raj" w:date="2023-01-26T01:03:00Z">
        <w:r>
          <w:t>Likewise step 7 and 8 are repeated for three times.</w:t>
        </w:r>
      </w:ins>
    </w:p>
    <w:p w14:paraId="444367AA" w14:textId="77777777" w:rsidR="00002EA8" w:rsidRDefault="00002EA8" w:rsidP="00002EA8">
      <w:pPr>
        <w:pStyle w:val="ListParagraph"/>
        <w:numPr>
          <w:ilvl w:val="0"/>
          <w:numId w:val="30"/>
        </w:numPr>
        <w:spacing w:after="3" w:line="360" w:lineRule="auto"/>
        <w:rPr>
          <w:ins w:id="3114" w:author="Sacintha Raj" w:date="2023-01-26T01:03:00Z"/>
        </w:rPr>
      </w:pPr>
      <w:ins w:id="3115" w:author="Sacintha Raj" w:date="2023-01-26T01:03:00Z">
        <w:r>
          <w:t>Before the last attempt is used CMS is available and it is invoked successfully</w:t>
        </w:r>
      </w:ins>
    </w:p>
    <w:p w14:paraId="68ECCBB5" w14:textId="77777777" w:rsidR="00002EA8" w:rsidRDefault="00002EA8" w:rsidP="00002EA8">
      <w:pPr>
        <w:pStyle w:val="ListParagraph"/>
        <w:numPr>
          <w:ilvl w:val="0"/>
          <w:numId w:val="30"/>
        </w:numPr>
        <w:spacing w:after="3" w:line="360" w:lineRule="auto"/>
        <w:rPr>
          <w:ins w:id="3116" w:author="Sacintha Raj" w:date="2023-01-26T01:03:00Z"/>
        </w:rPr>
      </w:pPr>
      <w:ins w:id="3117" w:author="Sacintha Raj" w:date="2023-01-26T01:03:00Z">
        <w:r>
          <w:t>Upon successful acknowledgment Response from CMS the request and Response is cleared from the “DATA_STORE” and marked complete on the “DATA_STORE”</w:t>
        </w:r>
      </w:ins>
    </w:p>
    <w:p w14:paraId="5F4FCE9F" w14:textId="77777777" w:rsidR="00002EA8" w:rsidRDefault="00002EA8" w:rsidP="00002EA8">
      <w:pPr>
        <w:spacing w:after="3" w:line="360" w:lineRule="auto"/>
        <w:rPr>
          <w:ins w:id="3118" w:author="Sacintha Raj" w:date="2023-01-26T01:03:00Z"/>
        </w:rPr>
      </w:pPr>
    </w:p>
    <w:p w14:paraId="13B68ADF" w14:textId="77777777" w:rsidR="00002EA8" w:rsidRDefault="00002EA8" w:rsidP="00002EA8">
      <w:pPr>
        <w:rPr>
          <w:ins w:id="3119" w:author="Sacintha Raj" w:date="2023-01-26T01:03:00Z"/>
          <w:b/>
        </w:rPr>
      </w:pPr>
      <w:ins w:id="3120" w:author="Sacintha Raj" w:date="2023-01-26T01:03:00Z">
        <w:r>
          <w:rPr>
            <w:b/>
          </w:rPr>
          <w:t>CMS Permanently Unavailable Response Flow</w:t>
        </w:r>
      </w:ins>
    </w:p>
    <w:p w14:paraId="5CFA5012" w14:textId="77777777" w:rsidR="00002EA8" w:rsidRDefault="00002EA8" w:rsidP="00002EA8">
      <w:pPr>
        <w:pStyle w:val="ListParagraph"/>
        <w:numPr>
          <w:ilvl w:val="0"/>
          <w:numId w:val="31"/>
        </w:numPr>
        <w:spacing w:after="3" w:line="360" w:lineRule="auto"/>
        <w:rPr>
          <w:ins w:id="3121" w:author="Sacintha Raj" w:date="2023-01-26T01:03:00Z"/>
        </w:rPr>
      </w:pPr>
      <w:ins w:id="3122" w:author="Sacintha Raj" w:date="2023-01-26T01:03:00Z">
        <w:r>
          <w:t>The “Eclipse Response” is picked from the “RESPONSE_PROCESSING_QUEUE”.</w:t>
        </w:r>
      </w:ins>
    </w:p>
    <w:p w14:paraId="09DEB230" w14:textId="77777777" w:rsidR="00002EA8" w:rsidRDefault="00002EA8" w:rsidP="00002EA8">
      <w:pPr>
        <w:pStyle w:val="ListParagraph"/>
        <w:numPr>
          <w:ilvl w:val="0"/>
          <w:numId w:val="31"/>
        </w:numPr>
        <w:spacing w:after="3" w:line="360" w:lineRule="auto"/>
        <w:rPr>
          <w:ins w:id="3123" w:author="Sacintha Raj" w:date="2023-01-26T01:03:00Z"/>
        </w:rPr>
      </w:pPr>
      <w:ins w:id="3124" w:author="Sacintha Raj" w:date="2023-01-26T01:03:00Z">
        <w:r>
          <w:t>The Key fields from response are send to a DynamoDB Table “Reconciliation Table”</w:t>
        </w:r>
      </w:ins>
    </w:p>
    <w:p w14:paraId="3F668147" w14:textId="77777777" w:rsidR="00002EA8" w:rsidRDefault="00002EA8" w:rsidP="00002EA8">
      <w:pPr>
        <w:pStyle w:val="ListParagraph"/>
        <w:numPr>
          <w:ilvl w:val="0"/>
          <w:numId w:val="31"/>
        </w:numPr>
        <w:spacing w:after="3" w:line="360" w:lineRule="auto"/>
        <w:rPr>
          <w:ins w:id="3125" w:author="Sacintha Raj" w:date="2023-01-26T01:03:00Z"/>
        </w:rPr>
      </w:pPr>
      <w:ins w:id="3126" w:author="Sacintha Raj" w:date="2023-01-26T01:03:00Z">
        <w:r>
          <w:t>The Eclipse Response is mapped to a “CMS Response”</w:t>
        </w:r>
      </w:ins>
    </w:p>
    <w:p w14:paraId="5A7A5037" w14:textId="77777777" w:rsidR="00002EA8" w:rsidRDefault="00002EA8" w:rsidP="00002EA8">
      <w:pPr>
        <w:pStyle w:val="ListParagraph"/>
        <w:numPr>
          <w:ilvl w:val="0"/>
          <w:numId w:val="31"/>
        </w:numPr>
        <w:spacing w:after="3" w:line="360" w:lineRule="auto"/>
        <w:rPr>
          <w:ins w:id="3127" w:author="Sacintha Raj" w:date="2023-01-26T01:03:00Z"/>
        </w:rPr>
      </w:pPr>
      <w:ins w:id="3128" w:author="Sacintha Raj" w:date="2023-01-26T01:03:00Z">
        <w:r>
          <w:t>The “CMS Response” is posted on to a “CMS_QUEUE”</w:t>
        </w:r>
      </w:ins>
    </w:p>
    <w:p w14:paraId="21643C80" w14:textId="77777777" w:rsidR="00002EA8" w:rsidRDefault="00002EA8" w:rsidP="00002EA8">
      <w:pPr>
        <w:pStyle w:val="ListParagraph"/>
        <w:numPr>
          <w:ilvl w:val="0"/>
          <w:numId w:val="31"/>
        </w:numPr>
        <w:spacing w:after="3" w:line="360" w:lineRule="auto"/>
        <w:rPr>
          <w:ins w:id="3129" w:author="Sacintha Raj" w:date="2023-01-26T01:03:00Z"/>
        </w:rPr>
      </w:pPr>
      <w:ins w:id="3130" w:author="Sacintha Raj" w:date="2023-01-26T01:03:00Z">
        <w:r>
          <w:t>The “CMS Response” is picked from the “CMS_QUEUE” and used to invoke the CMS Callback APIs</w:t>
        </w:r>
      </w:ins>
    </w:p>
    <w:p w14:paraId="1D71D145" w14:textId="77777777" w:rsidR="00002EA8" w:rsidRDefault="00002EA8" w:rsidP="00002EA8">
      <w:pPr>
        <w:pStyle w:val="ListParagraph"/>
        <w:numPr>
          <w:ilvl w:val="0"/>
          <w:numId w:val="31"/>
        </w:numPr>
        <w:spacing w:after="3" w:line="360" w:lineRule="auto"/>
        <w:rPr>
          <w:ins w:id="3131" w:author="Sacintha Raj" w:date="2023-01-26T01:03:00Z"/>
        </w:rPr>
      </w:pPr>
      <w:ins w:id="3132" w:author="Sacintha Raj" w:date="2023-01-26T01:03:00Z">
        <w:r>
          <w:t>The “CMS Response” is then used to invoke an API on the CMS.</w:t>
        </w:r>
      </w:ins>
    </w:p>
    <w:p w14:paraId="32760495" w14:textId="77777777" w:rsidR="00002EA8" w:rsidRDefault="00002EA8" w:rsidP="00002EA8">
      <w:pPr>
        <w:pStyle w:val="ListParagraph"/>
        <w:numPr>
          <w:ilvl w:val="0"/>
          <w:numId w:val="31"/>
        </w:numPr>
        <w:spacing w:after="3" w:line="360" w:lineRule="auto"/>
        <w:rPr>
          <w:ins w:id="3133" w:author="Sacintha Raj" w:date="2023-01-26T01:03:00Z"/>
        </w:rPr>
      </w:pPr>
      <w:ins w:id="3134" w:author="Sacintha Raj" w:date="2023-01-26T01:03:00Z">
        <w:r>
          <w:t>If the CMS is unavailable when invoking the API.</w:t>
        </w:r>
      </w:ins>
    </w:p>
    <w:p w14:paraId="749A8AAA" w14:textId="77777777" w:rsidR="00002EA8" w:rsidRDefault="00002EA8" w:rsidP="00002EA8">
      <w:pPr>
        <w:pStyle w:val="ListParagraph"/>
        <w:numPr>
          <w:ilvl w:val="0"/>
          <w:numId w:val="31"/>
        </w:numPr>
        <w:spacing w:after="3" w:line="360" w:lineRule="auto"/>
        <w:rPr>
          <w:ins w:id="3135" w:author="Sacintha Raj" w:date="2023-01-26T01:03:00Z"/>
        </w:rPr>
      </w:pPr>
      <w:ins w:id="3136" w:author="Sacintha Raj" w:date="2023-01-26T01:03:00Z">
        <w:r>
          <w:t xml:space="preserve">This “CMS Response” is tried after some interval of time </w:t>
        </w:r>
      </w:ins>
    </w:p>
    <w:p w14:paraId="67C680FC" w14:textId="77777777" w:rsidR="00002EA8" w:rsidRDefault="00002EA8" w:rsidP="00002EA8">
      <w:pPr>
        <w:pStyle w:val="ListParagraph"/>
        <w:numPr>
          <w:ilvl w:val="0"/>
          <w:numId w:val="31"/>
        </w:numPr>
        <w:spacing w:after="3" w:line="360" w:lineRule="auto"/>
        <w:rPr>
          <w:ins w:id="3137" w:author="Sacintha Raj" w:date="2023-01-26T01:03:00Z"/>
        </w:rPr>
      </w:pPr>
      <w:ins w:id="3138" w:author="Sacintha Raj" w:date="2023-01-26T01:03:00Z">
        <w:r>
          <w:t>Likewise step 7 and 8 are repeated for three times.</w:t>
        </w:r>
      </w:ins>
    </w:p>
    <w:p w14:paraId="454F2CAC" w14:textId="77777777" w:rsidR="00002EA8" w:rsidRDefault="00002EA8" w:rsidP="00002EA8">
      <w:pPr>
        <w:pStyle w:val="ListParagraph"/>
        <w:numPr>
          <w:ilvl w:val="0"/>
          <w:numId w:val="31"/>
        </w:numPr>
        <w:spacing w:after="3" w:line="360" w:lineRule="auto"/>
        <w:rPr>
          <w:ins w:id="3139" w:author="Sacintha Raj" w:date="2023-01-26T01:03:00Z"/>
        </w:rPr>
      </w:pPr>
      <w:ins w:id="3140" w:author="Sacintha Raj" w:date="2023-01-26T01:03:00Z">
        <w:r>
          <w:t>All attempts are exhausted and still the CMS is down. and the Message is sent to “CMS_BACKUP_QUEUE”</w:t>
        </w:r>
      </w:ins>
    </w:p>
    <w:p w14:paraId="09719642" w14:textId="77777777" w:rsidR="00002EA8" w:rsidRDefault="00002EA8" w:rsidP="00002EA8">
      <w:pPr>
        <w:pStyle w:val="ListParagraph"/>
        <w:numPr>
          <w:ilvl w:val="0"/>
          <w:numId w:val="31"/>
        </w:numPr>
        <w:spacing w:after="3" w:line="360" w:lineRule="auto"/>
        <w:rPr>
          <w:ins w:id="3141" w:author="Sacintha Raj" w:date="2023-01-26T01:03:00Z"/>
        </w:rPr>
      </w:pPr>
      <w:ins w:id="3142" w:author="Sacintha Raj" w:date="2023-01-26T01:03:00Z">
        <w:r>
          <w:t>Now an Email is sent to respective personal so that CMS can be bought back to operation.</w:t>
        </w:r>
      </w:ins>
    </w:p>
    <w:p w14:paraId="659E184C" w14:textId="77777777" w:rsidR="00002EA8" w:rsidRDefault="00002EA8" w:rsidP="00002EA8">
      <w:pPr>
        <w:pStyle w:val="ListParagraph"/>
        <w:numPr>
          <w:ilvl w:val="0"/>
          <w:numId w:val="31"/>
        </w:numPr>
        <w:spacing w:after="3" w:line="360" w:lineRule="auto"/>
        <w:rPr>
          <w:ins w:id="3143" w:author="Sacintha Raj" w:date="2023-01-26T01:03:00Z"/>
        </w:rPr>
      </w:pPr>
      <w:ins w:id="3144" w:author="Sacintha Raj" w:date="2023-01-26T01:03:00Z">
        <w:r>
          <w:t>We now wait for an email notification from CMS to state that CMS is up and running.</w:t>
        </w:r>
      </w:ins>
    </w:p>
    <w:p w14:paraId="7D170FE5" w14:textId="77777777" w:rsidR="00002EA8" w:rsidRDefault="00002EA8" w:rsidP="00002EA8">
      <w:pPr>
        <w:pStyle w:val="ListParagraph"/>
        <w:numPr>
          <w:ilvl w:val="0"/>
          <w:numId w:val="27"/>
        </w:numPr>
        <w:spacing w:after="3" w:line="360" w:lineRule="auto"/>
        <w:rPr>
          <w:ins w:id="3145" w:author="Sacintha Raj" w:date="2023-01-26T01:03:00Z"/>
        </w:rPr>
      </w:pPr>
      <w:ins w:id="3146" w:author="Sacintha Raj" w:date="2023-01-26T01:03:00Z">
        <w:r>
          <w:t>The request is moved from “CMS_BACKUP_QUEUE” to “CMS_QUEUE”. This is done by a scheduler set to run at separate intervals of time</w:t>
        </w:r>
      </w:ins>
    </w:p>
    <w:p w14:paraId="78C9C0CB" w14:textId="77777777" w:rsidR="00002EA8" w:rsidRDefault="00002EA8" w:rsidP="00002EA8">
      <w:pPr>
        <w:pStyle w:val="ListParagraph"/>
        <w:numPr>
          <w:ilvl w:val="0"/>
          <w:numId w:val="31"/>
        </w:numPr>
        <w:spacing w:after="3" w:line="360" w:lineRule="auto"/>
        <w:rPr>
          <w:ins w:id="3147" w:author="Sacintha Raj" w:date="2023-01-26T01:03:00Z"/>
        </w:rPr>
      </w:pPr>
      <w:ins w:id="3148" w:author="Sacintha Raj" w:date="2023-01-26T01:03:00Z">
        <w:r>
          <w:t>The “CMS Response” is then used to invoke an API on the Eclipse.</w:t>
        </w:r>
      </w:ins>
    </w:p>
    <w:p w14:paraId="6EF62EA5" w14:textId="77777777" w:rsidR="00002EA8" w:rsidRDefault="00002EA8" w:rsidP="00002EA8">
      <w:pPr>
        <w:pStyle w:val="ListParagraph"/>
        <w:numPr>
          <w:ilvl w:val="0"/>
          <w:numId w:val="31"/>
        </w:numPr>
        <w:spacing w:after="3" w:line="360" w:lineRule="auto"/>
        <w:rPr>
          <w:ins w:id="3149" w:author="Sacintha Raj" w:date="2023-01-26T01:03:00Z"/>
        </w:rPr>
      </w:pPr>
      <w:ins w:id="3150" w:author="Sacintha Raj" w:date="2023-01-26T01:03:00Z">
        <w:r>
          <w:t>Upon successful acknowledgment Response from CMS the request and Response is cleared from the “DATA_STORE” and marked complete on the “DATA_STORE”</w:t>
        </w:r>
      </w:ins>
    </w:p>
    <w:p w14:paraId="7568565E" w14:textId="77777777" w:rsidR="00002EA8" w:rsidRDefault="00002EA8" w:rsidP="00002EA8">
      <w:pPr>
        <w:spacing w:after="3" w:line="360" w:lineRule="auto"/>
        <w:rPr>
          <w:ins w:id="3151" w:author="Sacintha Raj" w:date="2023-01-26T01:03:00Z"/>
          <w:b/>
        </w:rPr>
      </w:pPr>
      <w:ins w:id="3152" w:author="Sacintha Raj" w:date="2023-01-26T01:03:00Z">
        <w:r>
          <w:rPr>
            <w:b/>
          </w:rPr>
          <w:t>Fuse Failures</w:t>
        </w:r>
      </w:ins>
    </w:p>
    <w:p w14:paraId="3EC639AD" w14:textId="77777777" w:rsidR="00002EA8" w:rsidRDefault="00002EA8" w:rsidP="00002EA8">
      <w:pPr>
        <w:spacing w:after="3" w:line="360" w:lineRule="auto"/>
        <w:rPr>
          <w:ins w:id="3153" w:author="Sacintha Raj" w:date="2023-01-26T01:03:00Z"/>
        </w:rPr>
      </w:pPr>
      <w:ins w:id="3154" w:author="Sacintha Raj" w:date="2023-01-26T01:03:00Z">
        <w:r>
          <w:t>There is a possibility that Fuse can be down.</w:t>
        </w:r>
      </w:ins>
    </w:p>
    <w:p w14:paraId="559F807B" w14:textId="77777777" w:rsidR="00002EA8" w:rsidRDefault="00002EA8" w:rsidP="00002EA8">
      <w:pPr>
        <w:spacing w:after="3" w:line="360" w:lineRule="auto"/>
        <w:rPr>
          <w:ins w:id="3155" w:author="Sacintha Raj" w:date="2023-01-26T01:03:00Z"/>
        </w:rPr>
      </w:pPr>
      <w:ins w:id="3156" w:author="Sacintha Raj" w:date="2023-01-26T01:03:00Z">
        <w:r>
          <w:t>When the error is fixed and Fuse is bought back to operation, Fuse need to know where it needs to start.</w:t>
        </w:r>
      </w:ins>
    </w:p>
    <w:p w14:paraId="6310D855" w14:textId="77777777" w:rsidR="00002EA8" w:rsidRDefault="00002EA8" w:rsidP="00002EA8">
      <w:pPr>
        <w:spacing w:after="3" w:line="360" w:lineRule="auto"/>
        <w:rPr>
          <w:ins w:id="3157" w:author="Sacintha Raj" w:date="2023-01-26T01:03:00Z"/>
        </w:rPr>
      </w:pPr>
      <w:ins w:id="3158" w:author="Sacintha Raj" w:date="2023-01-26T01:03:00Z">
        <w:r>
          <w:lastRenderedPageBreak/>
          <w:t>Here is where an Audit table comes to play.</w:t>
        </w:r>
      </w:ins>
    </w:p>
    <w:p w14:paraId="18481311" w14:textId="77777777" w:rsidR="00002EA8" w:rsidRDefault="00002EA8" w:rsidP="00002EA8">
      <w:pPr>
        <w:spacing w:after="3" w:line="360" w:lineRule="auto"/>
        <w:rPr>
          <w:ins w:id="3159" w:author="Sacintha Raj" w:date="2023-01-26T01:03:00Z"/>
        </w:rPr>
      </w:pPr>
      <w:ins w:id="3160" w:author="Sacintha Raj" w:date="2023-01-26T01:03:00Z">
        <w:r>
          <w:t>The Audit Table is updated as the Request and Response travels through the fuse.</w:t>
        </w:r>
      </w:ins>
    </w:p>
    <w:tbl>
      <w:tblPr>
        <w:tblStyle w:val="TableGrid"/>
        <w:tblW w:w="0" w:type="auto"/>
        <w:tblLook w:val="04A0" w:firstRow="1" w:lastRow="0" w:firstColumn="1" w:lastColumn="0" w:noHBand="0" w:noVBand="1"/>
      </w:tblPr>
      <w:tblGrid>
        <w:gridCol w:w="4865"/>
        <w:gridCol w:w="4865"/>
      </w:tblGrid>
      <w:tr w:rsidR="00002EA8" w14:paraId="1C0770F5" w14:textId="77777777" w:rsidTr="00786B70">
        <w:trPr>
          <w:ins w:id="3161"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20103304" w14:textId="77777777" w:rsidR="00002EA8" w:rsidRDefault="00002EA8" w:rsidP="00786B70">
            <w:pPr>
              <w:spacing w:after="3" w:line="360" w:lineRule="auto"/>
              <w:rPr>
                <w:ins w:id="3162" w:author="Sacintha Raj" w:date="2023-01-26T01:03:00Z"/>
              </w:rPr>
            </w:pPr>
            <w:ins w:id="3163" w:author="Sacintha Raj" w:date="2023-01-26T01:03:00Z">
              <w:r>
                <w:t>REQUEST_RESPONSE_STAGE</w:t>
              </w:r>
            </w:ins>
          </w:p>
        </w:tc>
        <w:tc>
          <w:tcPr>
            <w:tcW w:w="4865" w:type="dxa"/>
            <w:tcBorders>
              <w:top w:val="single" w:sz="4" w:space="0" w:color="auto"/>
              <w:left w:val="single" w:sz="4" w:space="0" w:color="auto"/>
              <w:bottom w:val="single" w:sz="4" w:space="0" w:color="auto"/>
              <w:right w:val="single" w:sz="4" w:space="0" w:color="auto"/>
            </w:tcBorders>
            <w:hideMark/>
          </w:tcPr>
          <w:p w14:paraId="2881F101" w14:textId="77777777" w:rsidR="00002EA8" w:rsidRDefault="00002EA8" w:rsidP="00786B70">
            <w:pPr>
              <w:spacing w:after="3" w:line="360" w:lineRule="auto"/>
              <w:rPr>
                <w:ins w:id="3164" w:author="Sacintha Raj" w:date="2023-01-26T01:03:00Z"/>
              </w:rPr>
            </w:pPr>
            <w:ins w:id="3165" w:author="Sacintha Raj" w:date="2023-01-26T01:03:00Z">
              <w:r>
                <w:t>Value to be Stored in Audit Table</w:t>
              </w:r>
            </w:ins>
          </w:p>
        </w:tc>
      </w:tr>
      <w:tr w:rsidR="00002EA8" w14:paraId="3F1D812C" w14:textId="77777777" w:rsidTr="00786B70">
        <w:trPr>
          <w:ins w:id="316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64852651" w14:textId="77777777" w:rsidR="00002EA8" w:rsidRDefault="00002EA8" w:rsidP="00786B70">
            <w:pPr>
              <w:spacing w:after="3" w:line="360" w:lineRule="auto"/>
              <w:rPr>
                <w:ins w:id="3167" w:author="Sacintha Raj" w:date="2023-01-26T01:03:00Z"/>
              </w:rPr>
            </w:pPr>
            <w:ins w:id="3168" w:author="Sacintha Raj" w:date="2023-01-26T01:03:00Z">
              <w:r>
                <w:t>Request Validated and stored in the “DATA_STORE” table and posted in REQUEST_PROCESSING_QUEUE</w:t>
              </w:r>
            </w:ins>
          </w:p>
        </w:tc>
        <w:tc>
          <w:tcPr>
            <w:tcW w:w="4865" w:type="dxa"/>
            <w:tcBorders>
              <w:top w:val="single" w:sz="4" w:space="0" w:color="auto"/>
              <w:left w:val="single" w:sz="4" w:space="0" w:color="auto"/>
              <w:bottom w:val="single" w:sz="4" w:space="0" w:color="auto"/>
              <w:right w:val="single" w:sz="4" w:space="0" w:color="auto"/>
            </w:tcBorders>
            <w:hideMark/>
          </w:tcPr>
          <w:p w14:paraId="631BDDEC" w14:textId="77777777" w:rsidR="00002EA8" w:rsidRDefault="00002EA8" w:rsidP="00786B70">
            <w:pPr>
              <w:spacing w:after="3" w:line="360" w:lineRule="auto"/>
              <w:rPr>
                <w:ins w:id="3169" w:author="Sacintha Raj" w:date="2023-01-26T01:03:00Z"/>
              </w:rPr>
            </w:pPr>
            <w:ins w:id="3170" w:author="Sacintha Raj" w:date="2023-01-26T01:03:00Z">
              <w:r>
                <w:t>REQUEST_VALIDATED_STORED</w:t>
              </w:r>
            </w:ins>
          </w:p>
        </w:tc>
      </w:tr>
      <w:tr w:rsidR="00002EA8" w14:paraId="15BF1819" w14:textId="77777777" w:rsidTr="00786B70">
        <w:trPr>
          <w:ins w:id="3171"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69F1580A" w14:textId="77777777" w:rsidR="00002EA8" w:rsidRDefault="00002EA8" w:rsidP="00786B70">
            <w:pPr>
              <w:spacing w:after="3" w:line="360" w:lineRule="auto"/>
              <w:rPr>
                <w:ins w:id="3172" w:author="Sacintha Raj" w:date="2023-01-26T01:03:00Z"/>
              </w:rPr>
            </w:pPr>
            <w:ins w:id="3173" w:author="Sacintha Raj" w:date="2023-01-26T01:03:00Z">
              <w:r>
                <w:t>Acknowledgment successfully sends to CMS</w:t>
              </w:r>
            </w:ins>
          </w:p>
        </w:tc>
        <w:tc>
          <w:tcPr>
            <w:tcW w:w="4865" w:type="dxa"/>
            <w:tcBorders>
              <w:top w:val="single" w:sz="4" w:space="0" w:color="auto"/>
              <w:left w:val="single" w:sz="4" w:space="0" w:color="auto"/>
              <w:bottom w:val="single" w:sz="4" w:space="0" w:color="auto"/>
              <w:right w:val="single" w:sz="4" w:space="0" w:color="auto"/>
            </w:tcBorders>
            <w:hideMark/>
          </w:tcPr>
          <w:p w14:paraId="6ACB566A" w14:textId="77777777" w:rsidR="00002EA8" w:rsidRDefault="00002EA8" w:rsidP="00786B70">
            <w:pPr>
              <w:spacing w:after="3" w:line="360" w:lineRule="auto"/>
              <w:rPr>
                <w:ins w:id="3174" w:author="Sacintha Raj" w:date="2023-01-26T01:03:00Z"/>
              </w:rPr>
            </w:pPr>
            <w:ins w:id="3175" w:author="Sacintha Raj" w:date="2023-01-26T01:03:00Z">
              <w:r>
                <w:t>CMS_ACKNOWLEDGEMENT_SENT</w:t>
              </w:r>
            </w:ins>
          </w:p>
        </w:tc>
      </w:tr>
      <w:tr w:rsidR="00002EA8" w14:paraId="173107D7" w14:textId="77777777" w:rsidTr="00786B70">
        <w:trPr>
          <w:ins w:id="317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5F0C26A9" w14:textId="77777777" w:rsidR="00002EA8" w:rsidRDefault="00002EA8" w:rsidP="00786B70">
            <w:pPr>
              <w:spacing w:after="3" w:line="360" w:lineRule="auto"/>
              <w:rPr>
                <w:ins w:id="3177" w:author="Sacintha Raj" w:date="2023-01-26T01:03:00Z"/>
              </w:rPr>
            </w:pPr>
            <w:ins w:id="3178" w:author="Sacintha Raj" w:date="2023-01-26T01:03:00Z">
              <w:r>
                <w:t>Request Mapped and Posted in ECLIPSE_QUEUE</w:t>
              </w:r>
            </w:ins>
          </w:p>
        </w:tc>
        <w:tc>
          <w:tcPr>
            <w:tcW w:w="4865" w:type="dxa"/>
            <w:tcBorders>
              <w:top w:val="single" w:sz="4" w:space="0" w:color="auto"/>
              <w:left w:val="single" w:sz="4" w:space="0" w:color="auto"/>
              <w:bottom w:val="single" w:sz="4" w:space="0" w:color="auto"/>
              <w:right w:val="single" w:sz="4" w:space="0" w:color="auto"/>
            </w:tcBorders>
            <w:hideMark/>
          </w:tcPr>
          <w:p w14:paraId="70340858" w14:textId="77777777" w:rsidR="00002EA8" w:rsidRDefault="00002EA8" w:rsidP="00786B70">
            <w:pPr>
              <w:spacing w:after="3" w:line="360" w:lineRule="auto"/>
              <w:rPr>
                <w:ins w:id="3179" w:author="Sacintha Raj" w:date="2023-01-26T01:03:00Z"/>
              </w:rPr>
            </w:pPr>
            <w:ins w:id="3180" w:author="Sacintha Raj" w:date="2023-01-26T01:03:00Z">
              <w:r>
                <w:t>REQUEST_ECLIPSE_QUEUE</w:t>
              </w:r>
            </w:ins>
          </w:p>
        </w:tc>
      </w:tr>
      <w:tr w:rsidR="00002EA8" w14:paraId="40933226" w14:textId="77777777" w:rsidTr="00786B70">
        <w:trPr>
          <w:ins w:id="3181"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4F067DEC" w14:textId="77777777" w:rsidR="00002EA8" w:rsidRDefault="00002EA8" w:rsidP="00786B70">
            <w:pPr>
              <w:spacing w:after="3" w:line="360" w:lineRule="auto"/>
              <w:rPr>
                <w:ins w:id="3182" w:author="Sacintha Raj" w:date="2023-01-26T01:03:00Z"/>
              </w:rPr>
            </w:pPr>
            <w:ins w:id="3183" w:author="Sacintha Raj" w:date="2023-01-26T01:03:00Z">
              <w:r>
                <w:t>Request Posted to Eclipse</w:t>
              </w:r>
            </w:ins>
          </w:p>
        </w:tc>
        <w:tc>
          <w:tcPr>
            <w:tcW w:w="4865" w:type="dxa"/>
            <w:tcBorders>
              <w:top w:val="single" w:sz="4" w:space="0" w:color="auto"/>
              <w:left w:val="single" w:sz="4" w:space="0" w:color="auto"/>
              <w:bottom w:val="single" w:sz="4" w:space="0" w:color="auto"/>
              <w:right w:val="single" w:sz="4" w:space="0" w:color="auto"/>
            </w:tcBorders>
            <w:hideMark/>
          </w:tcPr>
          <w:p w14:paraId="4719B720" w14:textId="77777777" w:rsidR="00002EA8" w:rsidRDefault="00002EA8" w:rsidP="00786B70">
            <w:pPr>
              <w:spacing w:after="3" w:line="360" w:lineRule="auto"/>
              <w:rPr>
                <w:ins w:id="3184" w:author="Sacintha Raj" w:date="2023-01-26T01:03:00Z"/>
              </w:rPr>
            </w:pPr>
            <w:ins w:id="3185" w:author="Sacintha Raj" w:date="2023-01-26T01:03:00Z">
              <w:r>
                <w:t>INVOKED_ECLIPSE</w:t>
              </w:r>
            </w:ins>
          </w:p>
        </w:tc>
      </w:tr>
      <w:tr w:rsidR="00002EA8" w14:paraId="6AD8C5C6" w14:textId="77777777" w:rsidTr="00786B70">
        <w:trPr>
          <w:ins w:id="318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69F7A861" w14:textId="77777777" w:rsidR="00002EA8" w:rsidRDefault="00002EA8" w:rsidP="00786B70">
            <w:pPr>
              <w:spacing w:after="3" w:line="360" w:lineRule="auto"/>
              <w:rPr>
                <w:ins w:id="3187" w:author="Sacintha Raj" w:date="2023-01-26T01:03:00Z"/>
              </w:rPr>
            </w:pPr>
            <w:ins w:id="3188" w:author="Sacintha Raj" w:date="2023-01-26T01:03:00Z">
              <w:r>
                <w:t>Response Received from Eclipse</w:t>
              </w:r>
            </w:ins>
          </w:p>
        </w:tc>
        <w:tc>
          <w:tcPr>
            <w:tcW w:w="4865" w:type="dxa"/>
            <w:tcBorders>
              <w:top w:val="single" w:sz="4" w:space="0" w:color="auto"/>
              <w:left w:val="single" w:sz="4" w:space="0" w:color="auto"/>
              <w:bottom w:val="single" w:sz="4" w:space="0" w:color="auto"/>
              <w:right w:val="single" w:sz="4" w:space="0" w:color="auto"/>
            </w:tcBorders>
            <w:hideMark/>
          </w:tcPr>
          <w:p w14:paraId="5D038381" w14:textId="77777777" w:rsidR="00002EA8" w:rsidRDefault="00002EA8" w:rsidP="00786B70">
            <w:pPr>
              <w:spacing w:after="3" w:line="360" w:lineRule="auto"/>
              <w:rPr>
                <w:ins w:id="3189" w:author="Sacintha Raj" w:date="2023-01-26T01:03:00Z"/>
              </w:rPr>
            </w:pPr>
            <w:ins w:id="3190" w:author="Sacintha Raj" w:date="2023-01-26T01:03:00Z">
              <w:r>
                <w:t>ECLIPSE_RESPONSE_RECEIVED</w:t>
              </w:r>
            </w:ins>
          </w:p>
        </w:tc>
      </w:tr>
      <w:tr w:rsidR="00002EA8" w14:paraId="2D88E831" w14:textId="77777777" w:rsidTr="00786B70">
        <w:trPr>
          <w:ins w:id="3191"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19283BF0" w14:textId="77777777" w:rsidR="00002EA8" w:rsidRDefault="00002EA8" w:rsidP="00786B70">
            <w:pPr>
              <w:spacing w:after="3" w:line="360" w:lineRule="auto"/>
              <w:rPr>
                <w:ins w:id="3192" w:author="Sacintha Raj" w:date="2023-01-26T01:03:00Z"/>
              </w:rPr>
            </w:pPr>
            <w:ins w:id="3193" w:author="Sacintha Raj" w:date="2023-01-26T01:03:00Z">
              <w:r>
                <w:t>Response Mapped and posted to CMS_QUEUE</w:t>
              </w:r>
            </w:ins>
          </w:p>
        </w:tc>
        <w:tc>
          <w:tcPr>
            <w:tcW w:w="4865" w:type="dxa"/>
            <w:tcBorders>
              <w:top w:val="single" w:sz="4" w:space="0" w:color="auto"/>
              <w:left w:val="single" w:sz="4" w:space="0" w:color="auto"/>
              <w:bottom w:val="single" w:sz="4" w:space="0" w:color="auto"/>
              <w:right w:val="single" w:sz="4" w:space="0" w:color="auto"/>
            </w:tcBorders>
            <w:hideMark/>
          </w:tcPr>
          <w:p w14:paraId="3790152B" w14:textId="77777777" w:rsidR="00002EA8" w:rsidRDefault="00002EA8" w:rsidP="00786B70">
            <w:pPr>
              <w:spacing w:after="3" w:line="360" w:lineRule="auto"/>
              <w:rPr>
                <w:ins w:id="3194" w:author="Sacintha Raj" w:date="2023-01-26T01:03:00Z"/>
              </w:rPr>
            </w:pPr>
            <w:ins w:id="3195" w:author="Sacintha Raj" w:date="2023-01-26T01:03:00Z">
              <w:r>
                <w:t>RESPONSE_CMS_QUEUE</w:t>
              </w:r>
            </w:ins>
          </w:p>
        </w:tc>
      </w:tr>
      <w:tr w:rsidR="00002EA8" w14:paraId="63DA2E58" w14:textId="77777777" w:rsidTr="00786B70">
        <w:trPr>
          <w:ins w:id="319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784063E8" w14:textId="77777777" w:rsidR="00002EA8" w:rsidRDefault="00002EA8" w:rsidP="00786B70">
            <w:pPr>
              <w:spacing w:after="3" w:line="360" w:lineRule="auto"/>
              <w:rPr>
                <w:ins w:id="3197" w:author="Sacintha Raj" w:date="2023-01-26T01:03:00Z"/>
              </w:rPr>
            </w:pPr>
            <w:ins w:id="3198" w:author="Sacintha Raj" w:date="2023-01-26T01:03:00Z">
              <w:r>
                <w:t>Response posted to CMS</w:t>
              </w:r>
            </w:ins>
          </w:p>
        </w:tc>
        <w:tc>
          <w:tcPr>
            <w:tcW w:w="4865" w:type="dxa"/>
            <w:tcBorders>
              <w:top w:val="single" w:sz="4" w:space="0" w:color="auto"/>
              <w:left w:val="single" w:sz="4" w:space="0" w:color="auto"/>
              <w:bottom w:val="single" w:sz="4" w:space="0" w:color="auto"/>
              <w:right w:val="single" w:sz="4" w:space="0" w:color="auto"/>
            </w:tcBorders>
            <w:hideMark/>
          </w:tcPr>
          <w:p w14:paraId="5945BFC1" w14:textId="77777777" w:rsidR="00002EA8" w:rsidRDefault="00002EA8" w:rsidP="00786B70">
            <w:pPr>
              <w:spacing w:after="3" w:line="360" w:lineRule="auto"/>
              <w:rPr>
                <w:ins w:id="3199" w:author="Sacintha Raj" w:date="2023-01-26T01:03:00Z"/>
              </w:rPr>
            </w:pPr>
            <w:ins w:id="3200" w:author="Sacintha Raj" w:date="2023-01-26T01:03:00Z">
              <w:r>
                <w:t>INVOKED_CMS</w:t>
              </w:r>
            </w:ins>
          </w:p>
        </w:tc>
      </w:tr>
      <w:tr w:rsidR="00002EA8" w14:paraId="580136F7" w14:textId="77777777" w:rsidTr="00786B70">
        <w:trPr>
          <w:ins w:id="3201"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4430E100" w14:textId="77777777" w:rsidR="00002EA8" w:rsidRDefault="00002EA8" w:rsidP="00786B70">
            <w:pPr>
              <w:spacing w:after="3" w:line="360" w:lineRule="auto"/>
              <w:rPr>
                <w:ins w:id="3202" w:author="Sacintha Raj" w:date="2023-01-26T01:03:00Z"/>
              </w:rPr>
            </w:pPr>
            <w:ins w:id="3203" w:author="Sacintha Raj" w:date="2023-01-26T01:03:00Z">
              <w:r>
                <w:t>Acknowledgement Received from CMS</w:t>
              </w:r>
            </w:ins>
          </w:p>
        </w:tc>
        <w:tc>
          <w:tcPr>
            <w:tcW w:w="4865" w:type="dxa"/>
            <w:tcBorders>
              <w:top w:val="single" w:sz="4" w:space="0" w:color="auto"/>
              <w:left w:val="single" w:sz="4" w:space="0" w:color="auto"/>
              <w:bottom w:val="single" w:sz="4" w:space="0" w:color="auto"/>
              <w:right w:val="single" w:sz="4" w:space="0" w:color="auto"/>
            </w:tcBorders>
            <w:hideMark/>
          </w:tcPr>
          <w:p w14:paraId="2234A095" w14:textId="77777777" w:rsidR="00002EA8" w:rsidRDefault="00002EA8" w:rsidP="00786B70">
            <w:pPr>
              <w:spacing w:after="3" w:line="360" w:lineRule="auto"/>
              <w:rPr>
                <w:ins w:id="3204" w:author="Sacintha Raj" w:date="2023-01-26T01:03:00Z"/>
              </w:rPr>
            </w:pPr>
            <w:ins w:id="3205" w:author="Sacintha Raj" w:date="2023-01-26T01:03:00Z">
              <w:r>
                <w:t>CMS_ACKNOWLEDGEMENT_RECEIVED</w:t>
              </w:r>
            </w:ins>
          </w:p>
        </w:tc>
      </w:tr>
      <w:tr w:rsidR="00002EA8" w14:paraId="02015333" w14:textId="77777777" w:rsidTr="00786B70">
        <w:trPr>
          <w:ins w:id="320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41A67C78" w14:textId="77777777" w:rsidR="00002EA8" w:rsidRDefault="00002EA8" w:rsidP="00786B70">
            <w:pPr>
              <w:spacing w:after="3" w:line="360" w:lineRule="auto"/>
              <w:rPr>
                <w:ins w:id="3207" w:author="Sacintha Raj" w:date="2023-01-26T01:03:00Z"/>
              </w:rPr>
            </w:pPr>
            <w:ins w:id="3208" w:author="Sacintha Raj" w:date="2023-01-26T01:03:00Z">
              <w:r>
                <w:t>“ECLIPSE REQUEST” posted to “ECLIPSE_BACKUP_QUEUE”</w:t>
              </w:r>
            </w:ins>
          </w:p>
        </w:tc>
        <w:tc>
          <w:tcPr>
            <w:tcW w:w="4865" w:type="dxa"/>
            <w:tcBorders>
              <w:top w:val="single" w:sz="4" w:space="0" w:color="auto"/>
              <w:left w:val="single" w:sz="4" w:space="0" w:color="auto"/>
              <w:bottom w:val="single" w:sz="4" w:space="0" w:color="auto"/>
              <w:right w:val="single" w:sz="4" w:space="0" w:color="auto"/>
            </w:tcBorders>
            <w:hideMark/>
          </w:tcPr>
          <w:p w14:paraId="2B01E029" w14:textId="77777777" w:rsidR="00002EA8" w:rsidRDefault="00002EA8" w:rsidP="00786B70">
            <w:pPr>
              <w:spacing w:after="3" w:line="360" w:lineRule="auto"/>
              <w:rPr>
                <w:ins w:id="3209" w:author="Sacintha Raj" w:date="2023-01-26T01:03:00Z"/>
              </w:rPr>
            </w:pPr>
            <w:ins w:id="3210" w:author="Sacintha Raj" w:date="2023-01-26T01:03:00Z">
              <w:r>
                <w:t>REQUEST_POSTED_TO_ECLIPSE_BACKUP_QUEUE</w:t>
              </w:r>
            </w:ins>
          </w:p>
        </w:tc>
      </w:tr>
      <w:tr w:rsidR="00002EA8" w14:paraId="5B42CD0A" w14:textId="77777777" w:rsidTr="00786B70">
        <w:trPr>
          <w:ins w:id="3211"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07E177E3" w14:textId="77777777" w:rsidR="00002EA8" w:rsidRDefault="00002EA8" w:rsidP="00786B70">
            <w:pPr>
              <w:spacing w:after="3" w:line="360" w:lineRule="auto"/>
              <w:rPr>
                <w:ins w:id="3212" w:author="Sacintha Raj" w:date="2023-01-26T01:03:00Z"/>
              </w:rPr>
            </w:pPr>
            <w:ins w:id="3213" w:author="Sacintha Raj" w:date="2023-01-26T01:03:00Z">
              <w:r>
                <w:t>“CMS Response” posted to “CMS_BACKUP_QUEUE”</w:t>
              </w:r>
            </w:ins>
          </w:p>
        </w:tc>
        <w:tc>
          <w:tcPr>
            <w:tcW w:w="4865" w:type="dxa"/>
            <w:tcBorders>
              <w:top w:val="single" w:sz="4" w:space="0" w:color="auto"/>
              <w:left w:val="single" w:sz="4" w:space="0" w:color="auto"/>
              <w:bottom w:val="single" w:sz="4" w:space="0" w:color="auto"/>
              <w:right w:val="single" w:sz="4" w:space="0" w:color="auto"/>
            </w:tcBorders>
            <w:hideMark/>
          </w:tcPr>
          <w:p w14:paraId="6FC10752" w14:textId="77777777" w:rsidR="00002EA8" w:rsidRDefault="00002EA8" w:rsidP="00786B70">
            <w:pPr>
              <w:spacing w:after="3" w:line="360" w:lineRule="auto"/>
              <w:rPr>
                <w:ins w:id="3214" w:author="Sacintha Raj" w:date="2023-01-26T01:03:00Z"/>
              </w:rPr>
            </w:pPr>
            <w:ins w:id="3215" w:author="Sacintha Raj" w:date="2023-01-26T01:03:00Z">
              <w:r>
                <w:t>RESPONSE_POSTED_TO_CMS_BACKUP_QUEUE</w:t>
              </w:r>
            </w:ins>
          </w:p>
        </w:tc>
      </w:tr>
      <w:tr w:rsidR="00002EA8" w14:paraId="61251739" w14:textId="77777777" w:rsidTr="00786B70">
        <w:trPr>
          <w:ins w:id="321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2CC0D7B8" w14:textId="77777777" w:rsidR="00002EA8" w:rsidRDefault="00002EA8" w:rsidP="00786B70">
            <w:pPr>
              <w:spacing w:after="3" w:line="360" w:lineRule="auto"/>
              <w:rPr>
                <w:ins w:id="3217" w:author="Sacintha Raj" w:date="2023-01-26T01:03:00Z"/>
              </w:rPr>
            </w:pPr>
            <w:ins w:id="3218" w:author="Sacintha Raj" w:date="2023-01-26T01:03:00Z">
              <w:r>
                <w:t>Exception received from Eclipse</w:t>
              </w:r>
            </w:ins>
          </w:p>
        </w:tc>
        <w:tc>
          <w:tcPr>
            <w:tcW w:w="4865" w:type="dxa"/>
            <w:tcBorders>
              <w:top w:val="single" w:sz="4" w:space="0" w:color="auto"/>
              <w:left w:val="single" w:sz="4" w:space="0" w:color="auto"/>
              <w:bottom w:val="single" w:sz="4" w:space="0" w:color="auto"/>
              <w:right w:val="single" w:sz="4" w:space="0" w:color="auto"/>
            </w:tcBorders>
            <w:hideMark/>
          </w:tcPr>
          <w:p w14:paraId="7D207493" w14:textId="77777777" w:rsidR="00002EA8" w:rsidRDefault="00002EA8" w:rsidP="00786B70">
            <w:pPr>
              <w:spacing w:after="3" w:line="360" w:lineRule="auto"/>
              <w:rPr>
                <w:ins w:id="3219" w:author="Sacintha Raj" w:date="2023-01-26T01:03:00Z"/>
              </w:rPr>
            </w:pPr>
            <w:ins w:id="3220" w:author="Sacintha Raj" w:date="2023-01-26T01:03:00Z">
              <w:r>
                <w:t>EXCEPTION_RECEIVED_FROM_ECLIPSE</w:t>
              </w:r>
            </w:ins>
          </w:p>
        </w:tc>
      </w:tr>
      <w:tr w:rsidR="00002EA8" w14:paraId="67EA605D" w14:textId="77777777" w:rsidTr="00786B70">
        <w:trPr>
          <w:trHeight w:val="350"/>
          <w:ins w:id="3221"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66F8CE3B" w14:textId="77777777" w:rsidR="00002EA8" w:rsidRDefault="00002EA8" w:rsidP="00786B70">
            <w:pPr>
              <w:spacing w:after="3" w:line="360" w:lineRule="auto"/>
              <w:rPr>
                <w:ins w:id="3222" w:author="Sacintha Raj" w:date="2023-01-26T01:03:00Z"/>
              </w:rPr>
            </w:pPr>
            <w:ins w:id="3223" w:author="Sacintha Raj" w:date="2023-01-26T01:03:00Z">
              <w:r>
                <w:t>Exception received from CMS</w:t>
              </w:r>
            </w:ins>
          </w:p>
        </w:tc>
        <w:tc>
          <w:tcPr>
            <w:tcW w:w="4865" w:type="dxa"/>
            <w:tcBorders>
              <w:top w:val="single" w:sz="4" w:space="0" w:color="auto"/>
              <w:left w:val="single" w:sz="4" w:space="0" w:color="auto"/>
              <w:bottom w:val="single" w:sz="4" w:space="0" w:color="auto"/>
              <w:right w:val="single" w:sz="4" w:space="0" w:color="auto"/>
            </w:tcBorders>
            <w:hideMark/>
          </w:tcPr>
          <w:p w14:paraId="720C962E" w14:textId="77777777" w:rsidR="00002EA8" w:rsidRDefault="00002EA8" w:rsidP="00786B70">
            <w:pPr>
              <w:spacing w:after="3" w:line="360" w:lineRule="auto"/>
              <w:rPr>
                <w:ins w:id="3224" w:author="Sacintha Raj" w:date="2023-01-26T01:03:00Z"/>
              </w:rPr>
            </w:pPr>
            <w:ins w:id="3225" w:author="Sacintha Raj" w:date="2023-01-26T01:03:00Z">
              <w:r>
                <w:t>EXCEPTION_RECEIVED_FROM_CMS</w:t>
              </w:r>
            </w:ins>
          </w:p>
        </w:tc>
      </w:tr>
      <w:tr w:rsidR="00002EA8" w14:paraId="7809BD2A" w14:textId="77777777" w:rsidTr="00786B70">
        <w:trPr>
          <w:trHeight w:val="368"/>
          <w:ins w:id="3226"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257FC127" w14:textId="77777777" w:rsidR="00002EA8" w:rsidRDefault="00002EA8" w:rsidP="00786B70">
            <w:pPr>
              <w:spacing w:after="3" w:line="360" w:lineRule="auto"/>
              <w:rPr>
                <w:ins w:id="3227" w:author="Sacintha Raj" w:date="2023-01-26T01:03:00Z"/>
              </w:rPr>
            </w:pPr>
            <w:ins w:id="3228" w:author="Sacintha Raj" w:date="2023-01-26T01:03:00Z">
              <w:r>
                <w:t>Retrieved from ECLIPSE_BACKUP queue</w:t>
              </w:r>
            </w:ins>
          </w:p>
        </w:tc>
        <w:tc>
          <w:tcPr>
            <w:tcW w:w="4865" w:type="dxa"/>
            <w:tcBorders>
              <w:top w:val="single" w:sz="4" w:space="0" w:color="auto"/>
              <w:left w:val="single" w:sz="4" w:space="0" w:color="auto"/>
              <w:bottom w:val="single" w:sz="4" w:space="0" w:color="auto"/>
              <w:right w:val="single" w:sz="4" w:space="0" w:color="auto"/>
            </w:tcBorders>
            <w:hideMark/>
          </w:tcPr>
          <w:p w14:paraId="3121C831" w14:textId="77777777" w:rsidR="00002EA8" w:rsidRDefault="00002EA8" w:rsidP="00786B70">
            <w:pPr>
              <w:spacing w:after="3" w:line="360" w:lineRule="auto"/>
              <w:rPr>
                <w:ins w:id="3229" w:author="Sacintha Raj" w:date="2023-01-26T01:03:00Z"/>
              </w:rPr>
            </w:pPr>
            <w:ins w:id="3230" w:author="Sacintha Raj" w:date="2023-01-26T01:03:00Z">
              <w:r>
                <w:t>RETRIEVED_FROM_ECLIPSE_BACKUP_QUEUE</w:t>
              </w:r>
            </w:ins>
          </w:p>
        </w:tc>
      </w:tr>
      <w:tr w:rsidR="00002EA8" w14:paraId="0D514E7F" w14:textId="77777777" w:rsidTr="00786B70">
        <w:trPr>
          <w:ins w:id="3231" w:author="Sacintha Raj" w:date="2023-01-26T01:03:00Z"/>
        </w:trPr>
        <w:tc>
          <w:tcPr>
            <w:tcW w:w="4865" w:type="dxa"/>
            <w:tcBorders>
              <w:top w:val="single" w:sz="4" w:space="0" w:color="auto"/>
              <w:left w:val="single" w:sz="4" w:space="0" w:color="auto"/>
              <w:bottom w:val="single" w:sz="4" w:space="0" w:color="auto"/>
              <w:right w:val="single" w:sz="4" w:space="0" w:color="auto"/>
            </w:tcBorders>
            <w:hideMark/>
          </w:tcPr>
          <w:p w14:paraId="28AAEB65" w14:textId="77777777" w:rsidR="00002EA8" w:rsidRDefault="00002EA8" w:rsidP="00786B70">
            <w:pPr>
              <w:spacing w:after="3" w:line="360" w:lineRule="auto"/>
              <w:rPr>
                <w:ins w:id="3232" w:author="Sacintha Raj" w:date="2023-01-26T01:03:00Z"/>
              </w:rPr>
            </w:pPr>
            <w:ins w:id="3233" w:author="Sacintha Raj" w:date="2023-01-26T01:03:00Z">
              <w:r>
                <w:t>Retrieved from CMS_BACKUP queue</w:t>
              </w:r>
            </w:ins>
          </w:p>
        </w:tc>
        <w:tc>
          <w:tcPr>
            <w:tcW w:w="4865" w:type="dxa"/>
            <w:tcBorders>
              <w:top w:val="single" w:sz="4" w:space="0" w:color="auto"/>
              <w:left w:val="single" w:sz="4" w:space="0" w:color="auto"/>
              <w:bottom w:val="single" w:sz="4" w:space="0" w:color="auto"/>
              <w:right w:val="single" w:sz="4" w:space="0" w:color="auto"/>
            </w:tcBorders>
            <w:hideMark/>
          </w:tcPr>
          <w:p w14:paraId="40155456" w14:textId="77777777" w:rsidR="00002EA8" w:rsidRDefault="00002EA8" w:rsidP="00786B70">
            <w:pPr>
              <w:spacing w:after="3" w:line="360" w:lineRule="auto"/>
              <w:rPr>
                <w:ins w:id="3234" w:author="Sacintha Raj" w:date="2023-01-26T01:03:00Z"/>
              </w:rPr>
            </w:pPr>
            <w:ins w:id="3235" w:author="Sacintha Raj" w:date="2023-01-26T01:03:00Z">
              <w:r>
                <w:t>RETRIEVED_FROM_CMS_BACKUP_QUEUE</w:t>
              </w:r>
            </w:ins>
          </w:p>
        </w:tc>
      </w:tr>
      <w:tr w:rsidR="00002EA8" w14:paraId="0246FD50" w14:textId="77777777" w:rsidTr="00786B70">
        <w:trPr>
          <w:ins w:id="3236" w:author="Sacintha Raj" w:date="2023-01-26T01:03:00Z"/>
        </w:trPr>
        <w:tc>
          <w:tcPr>
            <w:tcW w:w="4865" w:type="dxa"/>
            <w:tcBorders>
              <w:top w:val="single" w:sz="4" w:space="0" w:color="auto"/>
              <w:left w:val="single" w:sz="4" w:space="0" w:color="auto"/>
              <w:bottom w:val="single" w:sz="4" w:space="0" w:color="auto"/>
              <w:right w:val="single" w:sz="4" w:space="0" w:color="auto"/>
            </w:tcBorders>
          </w:tcPr>
          <w:p w14:paraId="033D1D28" w14:textId="77777777" w:rsidR="00002EA8" w:rsidRDefault="00002EA8" w:rsidP="00786B70">
            <w:pPr>
              <w:spacing w:after="3" w:line="360" w:lineRule="auto"/>
              <w:rPr>
                <w:ins w:id="3237" w:author="Sacintha Raj" w:date="2023-01-26T01:03:00Z"/>
              </w:rPr>
            </w:pPr>
            <w:ins w:id="3238" w:author="Sacintha Raj" w:date="2023-01-26T01:03:00Z">
              <w:r>
                <w:t>Eclipse Response posted on to “RESPONSE_BACKUP_QUEUE”</w:t>
              </w:r>
            </w:ins>
          </w:p>
        </w:tc>
        <w:tc>
          <w:tcPr>
            <w:tcW w:w="4865" w:type="dxa"/>
            <w:tcBorders>
              <w:top w:val="single" w:sz="4" w:space="0" w:color="auto"/>
              <w:left w:val="single" w:sz="4" w:space="0" w:color="auto"/>
              <w:bottom w:val="single" w:sz="4" w:space="0" w:color="auto"/>
              <w:right w:val="single" w:sz="4" w:space="0" w:color="auto"/>
            </w:tcBorders>
          </w:tcPr>
          <w:p w14:paraId="5A9431CA" w14:textId="77777777" w:rsidR="00002EA8" w:rsidRDefault="00002EA8" w:rsidP="00786B70">
            <w:pPr>
              <w:spacing w:after="3" w:line="360" w:lineRule="auto"/>
              <w:rPr>
                <w:ins w:id="3239" w:author="Sacintha Raj" w:date="2023-01-26T01:03:00Z"/>
              </w:rPr>
            </w:pPr>
            <w:ins w:id="3240" w:author="Sacintha Raj" w:date="2023-01-26T01:03:00Z">
              <w:r>
                <w:t>POSTED_TO_RESPONSE_BACKUP_QUEUE</w:t>
              </w:r>
            </w:ins>
          </w:p>
        </w:tc>
      </w:tr>
    </w:tbl>
    <w:p w14:paraId="787091E4" w14:textId="77777777" w:rsidR="00002EA8" w:rsidRDefault="00002EA8" w:rsidP="00002EA8">
      <w:pPr>
        <w:spacing w:after="3" w:line="360" w:lineRule="auto"/>
        <w:rPr>
          <w:ins w:id="3241" w:author="Sacintha Raj" w:date="2023-01-26T01:03:00Z"/>
        </w:rPr>
      </w:pPr>
    </w:p>
    <w:p w14:paraId="1199E200" w14:textId="77777777" w:rsidR="00002EA8" w:rsidRDefault="00002EA8" w:rsidP="00002EA8">
      <w:pPr>
        <w:spacing w:after="3" w:line="360" w:lineRule="auto"/>
        <w:rPr>
          <w:ins w:id="3242" w:author="Sacintha Raj" w:date="2023-01-26T01:03:00Z"/>
        </w:rPr>
      </w:pPr>
    </w:p>
    <w:p w14:paraId="577FE274" w14:textId="77777777" w:rsidR="00002EA8" w:rsidRDefault="00002EA8" w:rsidP="00002EA8">
      <w:pPr>
        <w:spacing w:after="3" w:line="360" w:lineRule="auto"/>
        <w:rPr>
          <w:ins w:id="3243" w:author="Sacintha Raj" w:date="2023-01-26T01:03:00Z"/>
        </w:rPr>
      </w:pPr>
    </w:p>
    <w:p w14:paraId="601F6EC7" w14:textId="77777777" w:rsidR="00002EA8" w:rsidRDefault="00002EA8" w:rsidP="00002EA8">
      <w:pPr>
        <w:spacing w:after="3" w:line="360" w:lineRule="auto"/>
        <w:rPr>
          <w:ins w:id="3244" w:author="Sacintha Raj" w:date="2023-01-26T01:03:00Z"/>
        </w:rPr>
      </w:pPr>
    </w:p>
    <w:p w14:paraId="30E9C50D" w14:textId="77777777" w:rsidR="00002EA8" w:rsidRDefault="00002EA8" w:rsidP="00002EA8">
      <w:pPr>
        <w:spacing w:after="3" w:line="360" w:lineRule="auto"/>
        <w:rPr>
          <w:ins w:id="3245" w:author="Sacintha Raj" w:date="2023-01-26T01:03:00Z"/>
        </w:rPr>
      </w:pPr>
      <w:ins w:id="3246" w:author="Sacintha Raj" w:date="2023-01-26T01:03:00Z">
        <w:r>
          <w:t xml:space="preserve">When Fuse is restarted after a crash the stages that would be of interest are as below </w:t>
        </w:r>
      </w:ins>
    </w:p>
    <w:p w14:paraId="133947C3" w14:textId="77777777" w:rsidR="00002EA8" w:rsidRDefault="00002EA8" w:rsidP="00002EA8">
      <w:pPr>
        <w:pStyle w:val="ListParagraph"/>
        <w:numPr>
          <w:ilvl w:val="0"/>
          <w:numId w:val="32"/>
        </w:numPr>
        <w:spacing w:after="3" w:line="360" w:lineRule="auto"/>
        <w:rPr>
          <w:ins w:id="3247" w:author="Sacintha Raj" w:date="2023-01-26T01:03:00Z"/>
        </w:rPr>
      </w:pPr>
      <w:ins w:id="3248" w:author="Sacintha Raj" w:date="2023-01-26T01:03:00Z">
        <w:r>
          <w:t>INVOKED_ECLIPSE</w:t>
        </w:r>
      </w:ins>
    </w:p>
    <w:p w14:paraId="1782B49F" w14:textId="77777777" w:rsidR="00002EA8" w:rsidRDefault="00002EA8" w:rsidP="00002EA8">
      <w:pPr>
        <w:pStyle w:val="ListParagraph"/>
        <w:numPr>
          <w:ilvl w:val="1"/>
          <w:numId w:val="32"/>
        </w:numPr>
        <w:spacing w:after="3" w:line="360" w:lineRule="auto"/>
        <w:rPr>
          <w:ins w:id="3249" w:author="Sacintha Raj" w:date="2023-01-26T01:03:00Z"/>
        </w:rPr>
      </w:pPr>
      <w:ins w:id="3250" w:author="Sacintha Raj" w:date="2023-01-26T01:03:00Z">
        <w:r>
          <w:t xml:space="preserve">When this the last entry in the Audit Table, the flow that will be used upon resuming is “Eclipse Times Out Request Flow”. The entries in Audit Table will be marked as second run  </w:t>
        </w:r>
      </w:ins>
    </w:p>
    <w:p w14:paraId="0C57F4C2" w14:textId="77777777" w:rsidR="00002EA8" w:rsidRDefault="00002EA8" w:rsidP="00002EA8">
      <w:pPr>
        <w:pStyle w:val="ListParagraph"/>
        <w:numPr>
          <w:ilvl w:val="0"/>
          <w:numId w:val="32"/>
        </w:numPr>
        <w:spacing w:after="3" w:line="360" w:lineRule="auto"/>
        <w:rPr>
          <w:ins w:id="3251" w:author="Sacintha Raj" w:date="2023-01-26T01:03:00Z"/>
        </w:rPr>
      </w:pPr>
      <w:ins w:id="3252" w:author="Sacintha Raj" w:date="2023-01-26T01:03:00Z">
        <w:r>
          <w:t>INVOKED_CMS</w:t>
        </w:r>
      </w:ins>
    </w:p>
    <w:p w14:paraId="25556469" w14:textId="77777777" w:rsidR="00002EA8" w:rsidRDefault="00002EA8" w:rsidP="00002EA8">
      <w:pPr>
        <w:pStyle w:val="ListParagraph"/>
        <w:numPr>
          <w:ilvl w:val="1"/>
          <w:numId w:val="32"/>
        </w:numPr>
        <w:spacing w:after="3" w:line="360" w:lineRule="auto"/>
        <w:rPr>
          <w:ins w:id="3253" w:author="Sacintha Raj" w:date="2023-01-26T01:03:00Z"/>
        </w:rPr>
      </w:pPr>
      <w:ins w:id="3254" w:author="Sacintha Raj" w:date="2023-01-26T01:03:00Z">
        <w:r>
          <w:t xml:space="preserve">When this is the last entry in the Audit Table, the flow that will be used upon resuming is “Standard response flow”. The entries in Audit Table will be marked as second run  </w:t>
        </w:r>
      </w:ins>
    </w:p>
    <w:p w14:paraId="57F9D0E2" w14:textId="77777777" w:rsidR="00002EA8" w:rsidRDefault="00002EA8" w:rsidP="00002EA8">
      <w:pPr>
        <w:spacing w:after="3" w:line="360" w:lineRule="auto"/>
        <w:rPr>
          <w:ins w:id="3255" w:author="Sacintha Raj" w:date="2023-01-26T01:03:00Z"/>
        </w:rPr>
      </w:pPr>
      <w:ins w:id="3256" w:author="Sacintha Raj" w:date="2023-01-26T01:03:00Z">
        <w:r>
          <w:t>When Fuse is restarted a scheduler will run once to find all data has the above two Audit stages.</w:t>
        </w:r>
      </w:ins>
    </w:p>
    <w:p w14:paraId="25CF458B" w14:textId="77777777" w:rsidR="00002EA8" w:rsidRDefault="00002EA8" w:rsidP="00002EA8">
      <w:pPr>
        <w:spacing w:after="3" w:line="360" w:lineRule="auto"/>
        <w:rPr>
          <w:ins w:id="3257" w:author="Sacintha Raj" w:date="2023-01-26T01:03:00Z"/>
        </w:rPr>
      </w:pPr>
      <w:ins w:id="3258" w:author="Sacintha Raj" w:date="2023-01-26T01:03:00Z">
        <w:r>
          <w:t>In this scenario Scheduler will be a starting point of the requests flow instead of CMS.</w:t>
        </w:r>
      </w:ins>
    </w:p>
    <w:p w14:paraId="1BABBE5D" w14:textId="77777777" w:rsidR="00002EA8" w:rsidRDefault="00002EA8" w:rsidP="00002EA8">
      <w:pPr>
        <w:spacing w:after="3" w:line="360" w:lineRule="auto"/>
        <w:rPr>
          <w:ins w:id="3259" w:author="Sacintha Raj" w:date="2023-01-26T01:03:00Z"/>
        </w:rPr>
      </w:pPr>
    </w:p>
    <w:p w14:paraId="26B2B999" w14:textId="77777777" w:rsidR="00002EA8" w:rsidRDefault="00002EA8" w:rsidP="00002EA8">
      <w:pPr>
        <w:spacing w:after="3" w:line="360" w:lineRule="auto"/>
        <w:rPr>
          <w:ins w:id="3260" w:author="Sacintha Raj" w:date="2023-01-26T01:03:00Z"/>
          <w:b/>
        </w:rPr>
      </w:pPr>
      <w:ins w:id="3261" w:author="Sacintha Raj" w:date="2023-01-26T01:03:00Z">
        <w:r>
          <w:rPr>
            <w:b/>
          </w:rPr>
          <w:t>Strategy to Decide Resubmitting Request to Eclipse</w:t>
        </w:r>
      </w:ins>
    </w:p>
    <w:p w14:paraId="3186E4D2" w14:textId="77777777" w:rsidR="00002EA8" w:rsidRDefault="00002EA8" w:rsidP="00002EA8">
      <w:pPr>
        <w:spacing w:after="3" w:line="360" w:lineRule="auto"/>
        <w:rPr>
          <w:ins w:id="3262" w:author="Sacintha Raj" w:date="2023-01-26T01:03:00Z"/>
        </w:rPr>
      </w:pPr>
      <w:ins w:id="3263" w:author="Sacintha Raj" w:date="2023-01-26T01:03:00Z">
        <w:r>
          <w:t>There are 7 APIs in question and each API will have a different Strategy.</w:t>
        </w:r>
      </w:ins>
    </w:p>
    <w:p w14:paraId="1F0515A5" w14:textId="77777777" w:rsidR="00002EA8" w:rsidRDefault="00002EA8" w:rsidP="00002EA8">
      <w:pPr>
        <w:pStyle w:val="ListParagraph"/>
        <w:numPr>
          <w:ilvl w:val="0"/>
          <w:numId w:val="33"/>
        </w:numPr>
        <w:spacing w:after="3" w:line="360" w:lineRule="auto"/>
        <w:rPr>
          <w:ins w:id="3264" w:author="Sacintha Raj" w:date="2023-01-26T01:03:00Z"/>
        </w:rPr>
      </w:pPr>
      <w:proofErr w:type="spellStart"/>
      <w:ins w:id="3265" w:author="Sacintha Raj" w:date="2023-01-26T01:03:00Z">
        <w:r>
          <w:lastRenderedPageBreak/>
          <w:t>CreateClaim</w:t>
        </w:r>
        <w:proofErr w:type="spellEnd"/>
        <w:r>
          <w:t xml:space="preserve"> – In order to resubmit this request, we will use a </w:t>
        </w:r>
        <w:proofErr w:type="spellStart"/>
        <w:r>
          <w:t>GetClaim</w:t>
        </w:r>
        <w:proofErr w:type="spellEnd"/>
        <w:r>
          <w:t xml:space="preserve"> call to figure if this has been already submitted. This </w:t>
        </w:r>
        <w:proofErr w:type="spellStart"/>
        <w:r>
          <w:t>GetClaim</w:t>
        </w:r>
        <w:proofErr w:type="spellEnd"/>
        <w:r>
          <w:t xml:space="preserve"> call will give the details of the Claim created if it has been already created</w:t>
        </w:r>
      </w:ins>
    </w:p>
    <w:p w14:paraId="211C2E1D" w14:textId="77777777" w:rsidR="00002EA8" w:rsidRDefault="00002EA8" w:rsidP="00002EA8">
      <w:pPr>
        <w:pStyle w:val="ListParagraph"/>
        <w:numPr>
          <w:ilvl w:val="0"/>
          <w:numId w:val="33"/>
        </w:numPr>
        <w:spacing w:after="3" w:line="360" w:lineRule="auto"/>
        <w:rPr>
          <w:ins w:id="3266" w:author="Sacintha Raj" w:date="2023-01-26T01:03:00Z"/>
        </w:rPr>
      </w:pPr>
      <w:proofErr w:type="spellStart"/>
      <w:ins w:id="3267" w:author="Sacintha Raj" w:date="2023-01-26T01:03:00Z">
        <w:r>
          <w:t>UpdateClaim</w:t>
        </w:r>
        <w:proofErr w:type="spellEnd"/>
        <w:r>
          <w:t xml:space="preserve"> – This can be resubmitted without any issue</w:t>
        </w:r>
      </w:ins>
    </w:p>
    <w:p w14:paraId="5121D9D6" w14:textId="20D10EC0" w:rsidR="00002EA8" w:rsidRDefault="00002EA8" w:rsidP="00002EA8">
      <w:pPr>
        <w:pStyle w:val="ListParagraph"/>
        <w:numPr>
          <w:ilvl w:val="0"/>
          <w:numId w:val="33"/>
        </w:numPr>
        <w:spacing w:after="3" w:line="360" w:lineRule="auto"/>
        <w:rPr>
          <w:ins w:id="3268" w:author="Sacintha Raj" w:date="2023-01-26T01:03:00Z"/>
        </w:rPr>
      </w:pPr>
      <w:proofErr w:type="spellStart"/>
      <w:ins w:id="3269" w:author="Sacintha Raj" w:date="2023-01-26T01:03:00Z">
        <w:r>
          <w:t>CreateMovement</w:t>
        </w:r>
        <w:proofErr w:type="spellEnd"/>
        <w:r>
          <w:t xml:space="preserve"> - </w:t>
        </w:r>
        <w:proofErr w:type="gramStart"/>
        <w:r>
          <w:t>In order to</w:t>
        </w:r>
        <w:proofErr w:type="gramEnd"/>
        <w:r>
          <w:t xml:space="preserve"> resubmit this request, we will use a </w:t>
        </w:r>
        <w:proofErr w:type="spellStart"/>
        <w:r>
          <w:t>GetClaim</w:t>
        </w:r>
        <w:proofErr w:type="spellEnd"/>
        <w:r>
          <w:t xml:space="preserve"> call to figure if this has been already submitted. This </w:t>
        </w:r>
        <w:proofErr w:type="spellStart"/>
        <w:r>
          <w:t>GetClaim</w:t>
        </w:r>
        <w:proofErr w:type="spellEnd"/>
        <w:r>
          <w:t xml:space="preserve"> call will give the details of the Movement created if it has been already created</w:t>
        </w:r>
      </w:ins>
      <w:ins w:id="3270" w:author="Sacintha Raj" w:date="2023-01-26T02:09:00Z">
        <w:r w:rsidR="00F44D3A">
          <w:t xml:space="preserve">. In get claim response there will be a list of </w:t>
        </w:r>
        <w:proofErr w:type="spellStart"/>
        <w:proofErr w:type="gramStart"/>
        <w:r w:rsidR="00F44D3A">
          <w:t>movements</w:t>
        </w:r>
      </w:ins>
      <w:ins w:id="3271" w:author="Sacintha Raj" w:date="2023-01-26T02:10:00Z">
        <w:r w:rsidR="00F44D3A">
          <w:t>.</w:t>
        </w:r>
      </w:ins>
      <w:ins w:id="3272" w:author="Sacintha Raj" w:date="2023-01-26T02:11:00Z">
        <w:r w:rsidR="00F44D3A">
          <w:t>The</w:t>
        </w:r>
        <w:proofErr w:type="spellEnd"/>
        <w:proofErr w:type="gramEnd"/>
        <w:r w:rsidR="00F44D3A">
          <w:t xml:space="preserve"> movement that has the created date set after request time is the movement </w:t>
        </w:r>
      </w:ins>
      <w:ins w:id="3273" w:author="Sacintha Raj" w:date="2023-01-26T02:12:00Z">
        <w:r w:rsidR="00F44D3A">
          <w:t>that</w:t>
        </w:r>
      </w:ins>
      <w:ins w:id="3274" w:author="Sacintha Raj" w:date="2023-01-26T02:13:00Z">
        <w:r w:rsidR="00F44D3A">
          <w:t xml:space="preserve"> has been created</w:t>
        </w:r>
      </w:ins>
    </w:p>
    <w:p w14:paraId="1AAED5A3" w14:textId="77777777" w:rsidR="00002EA8" w:rsidRDefault="00002EA8" w:rsidP="00002EA8">
      <w:pPr>
        <w:pStyle w:val="ListParagraph"/>
        <w:spacing w:after="3" w:line="360" w:lineRule="auto"/>
        <w:rPr>
          <w:ins w:id="3275" w:author="Sacintha Raj" w:date="2023-01-26T01:03:00Z"/>
        </w:rPr>
      </w:pPr>
      <w:ins w:id="3276" w:author="Sacintha Raj" w:date="2023-01-26T01:03:00Z">
        <w:r>
          <w:t>.</w:t>
        </w:r>
      </w:ins>
    </w:p>
    <w:p w14:paraId="4046A176" w14:textId="77777777" w:rsidR="00002EA8" w:rsidRDefault="00002EA8" w:rsidP="00002EA8">
      <w:pPr>
        <w:pStyle w:val="ListParagraph"/>
        <w:numPr>
          <w:ilvl w:val="0"/>
          <w:numId w:val="33"/>
        </w:numPr>
        <w:spacing w:after="3" w:line="360" w:lineRule="auto"/>
        <w:rPr>
          <w:ins w:id="3277" w:author="Sacintha Raj" w:date="2023-01-26T01:03:00Z"/>
        </w:rPr>
      </w:pPr>
      <w:commentRangeStart w:id="3278"/>
      <w:commentRangeStart w:id="3279"/>
      <w:proofErr w:type="spellStart"/>
      <w:ins w:id="3280" w:author="Sacintha Raj" w:date="2023-01-26T01:03:00Z">
        <w:r>
          <w:t>PostClaimMovementToLedger</w:t>
        </w:r>
        <w:commentRangeEnd w:id="3278"/>
        <w:proofErr w:type="spellEnd"/>
        <w:r>
          <w:rPr>
            <w:rStyle w:val="CommentReference"/>
          </w:rPr>
          <w:commentReference w:id="3278"/>
        </w:r>
        <w:commentRangeEnd w:id="3279"/>
        <w:r>
          <w:rPr>
            <w:rStyle w:val="CommentReference"/>
          </w:rPr>
          <w:commentReference w:id="3279"/>
        </w:r>
        <w:r>
          <w:t xml:space="preserve"> – If this is resubmitted, two things will happen</w:t>
        </w:r>
      </w:ins>
    </w:p>
    <w:p w14:paraId="70ACFE23" w14:textId="77777777" w:rsidR="00002EA8" w:rsidRDefault="00002EA8" w:rsidP="00002EA8">
      <w:pPr>
        <w:pStyle w:val="ListParagraph"/>
        <w:numPr>
          <w:ilvl w:val="1"/>
          <w:numId w:val="33"/>
        </w:numPr>
        <w:spacing w:after="3" w:line="360" w:lineRule="auto"/>
        <w:rPr>
          <w:ins w:id="3281" w:author="Sacintha Raj" w:date="2023-01-26T01:03:00Z"/>
        </w:rPr>
      </w:pPr>
      <w:ins w:id="3282" w:author="Sacintha Raj" w:date="2023-01-26T01:03:00Z">
        <w:r>
          <w:t>If the previous request is already successful, we will get a business error stating that it is already processed. In this scenario the response that will be send to CMS will inform then it has been processed successfully</w:t>
        </w:r>
      </w:ins>
    </w:p>
    <w:p w14:paraId="379E6F7D" w14:textId="77777777" w:rsidR="00002EA8" w:rsidRDefault="00002EA8" w:rsidP="00002EA8">
      <w:pPr>
        <w:pStyle w:val="ListParagraph"/>
        <w:numPr>
          <w:ilvl w:val="1"/>
          <w:numId w:val="33"/>
        </w:numPr>
        <w:spacing w:after="3" w:line="360" w:lineRule="auto"/>
        <w:rPr>
          <w:ins w:id="3283" w:author="Sacintha Raj" w:date="2023-01-26T01:03:00Z"/>
        </w:rPr>
      </w:pPr>
      <w:ins w:id="3284" w:author="Sacintha Raj" w:date="2023-01-26T01:03:00Z">
        <w:r>
          <w:t>If the previous request was not successful than we will get a positive response from eclipse that can be passed on to CMS</w:t>
        </w:r>
      </w:ins>
    </w:p>
    <w:p w14:paraId="5427E21B" w14:textId="77777777" w:rsidR="00002EA8" w:rsidRDefault="00002EA8" w:rsidP="00002EA8">
      <w:pPr>
        <w:pStyle w:val="ListParagraph"/>
        <w:numPr>
          <w:ilvl w:val="0"/>
          <w:numId w:val="33"/>
        </w:numPr>
        <w:spacing w:after="3" w:line="360" w:lineRule="auto"/>
        <w:rPr>
          <w:ins w:id="3285" w:author="Sacintha Raj" w:date="2023-01-26T01:03:00Z"/>
        </w:rPr>
      </w:pPr>
      <w:proofErr w:type="spellStart"/>
      <w:ins w:id="3286" w:author="Sacintha Raj" w:date="2023-01-26T01:03:00Z">
        <w:r>
          <w:t>UpdateClaimMovementBrokerTransRef</w:t>
        </w:r>
        <w:proofErr w:type="spellEnd"/>
        <w:r>
          <w:t xml:space="preserve"> - If this is resubmitted, two things will happen</w:t>
        </w:r>
      </w:ins>
    </w:p>
    <w:p w14:paraId="1919FB87" w14:textId="77777777" w:rsidR="00002EA8" w:rsidRDefault="00002EA8" w:rsidP="00002EA8">
      <w:pPr>
        <w:pStyle w:val="ListParagraph"/>
        <w:numPr>
          <w:ilvl w:val="1"/>
          <w:numId w:val="33"/>
        </w:numPr>
        <w:spacing w:after="3" w:line="360" w:lineRule="auto"/>
        <w:rPr>
          <w:ins w:id="3287" w:author="Sacintha Raj" w:date="2023-01-26T01:03:00Z"/>
        </w:rPr>
      </w:pPr>
      <w:ins w:id="3288" w:author="Sacintha Raj" w:date="2023-01-26T01:03:00Z">
        <w:r>
          <w:t>If the previous request is already successful, we will get a business error stating that it is already processed. In this scenario the response that will be send to CMS will inform then it has been processed successfully</w:t>
        </w:r>
      </w:ins>
    </w:p>
    <w:p w14:paraId="14D33C18" w14:textId="77777777" w:rsidR="00002EA8" w:rsidRDefault="00002EA8" w:rsidP="00002EA8">
      <w:pPr>
        <w:pStyle w:val="ListParagraph"/>
        <w:numPr>
          <w:ilvl w:val="1"/>
          <w:numId w:val="33"/>
        </w:numPr>
        <w:spacing w:after="3" w:line="360" w:lineRule="auto"/>
        <w:rPr>
          <w:ins w:id="3289" w:author="Sacintha Raj" w:date="2023-01-26T01:03:00Z"/>
        </w:rPr>
      </w:pPr>
      <w:ins w:id="3290" w:author="Sacintha Raj" w:date="2023-01-26T01:03:00Z">
        <w:r>
          <w:t>If the previous request was not successful than we will get a positive response from eclipse that can be passed on to CMS</w:t>
        </w:r>
      </w:ins>
    </w:p>
    <w:p w14:paraId="06B5143A" w14:textId="77777777" w:rsidR="00002EA8" w:rsidRDefault="00002EA8" w:rsidP="00002EA8">
      <w:pPr>
        <w:pStyle w:val="ListParagraph"/>
        <w:numPr>
          <w:ilvl w:val="0"/>
          <w:numId w:val="33"/>
        </w:numPr>
        <w:spacing w:after="3" w:line="360" w:lineRule="auto"/>
        <w:rPr>
          <w:ins w:id="3291" w:author="Sacintha Raj" w:date="2023-01-26T01:03:00Z"/>
        </w:rPr>
      </w:pPr>
      <w:proofErr w:type="spellStart"/>
      <w:ins w:id="3292" w:author="Sacintha Raj" w:date="2023-01-26T01:03:00Z">
        <w:r>
          <w:t>CreateOrganisationNode</w:t>
        </w:r>
        <w:proofErr w:type="spellEnd"/>
        <w:r>
          <w:t xml:space="preserve"> - </w:t>
        </w:r>
        <w:proofErr w:type="gramStart"/>
        <w:r>
          <w:t>In order to</w:t>
        </w:r>
        <w:proofErr w:type="gramEnd"/>
        <w:r>
          <w:t xml:space="preserve"> resubmit this request, we will use a look up call to figure if this has been already submitted. This lookup call will give the details of the Organization created if it has been already created</w:t>
        </w:r>
      </w:ins>
    </w:p>
    <w:p w14:paraId="6BD5AEB0" w14:textId="77777777" w:rsidR="00002EA8" w:rsidRDefault="00002EA8" w:rsidP="00002EA8">
      <w:pPr>
        <w:pStyle w:val="ListParagraph"/>
        <w:spacing w:after="3" w:line="360" w:lineRule="auto"/>
        <w:rPr>
          <w:ins w:id="3293" w:author="Sacintha Raj" w:date="2023-01-26T01:03:00Z"/>
        </w:rPr>
      </w:pPr>
      <w:ins w:id="3294" w:author="Sacintha Raj" w:date="2023-01-26T01:03:00Z">
        <w:r>
          <w:t>.</w:t>
        </w:r>
      </w:ins>
    </w:p>
    <w:p w14:paraId="7F9B89EC" w14:textId="77777777" w:rsidR="00002EA8" w:rsidRDefault="00002EA8" w:rsidP="00002EA8">
      <w:pPr>
        <w:pStyle w:val="ListParagraph"/>
        <w:numPr>
          <w:ilvl w:val="0"/>
          <w:numId w:val="33"/>
        </w:numPr>
        <w:spacing w:after="3" w:line="360" w:lineRule="auto"/>
        <w:rPr>
          <w:ins w:id="3295" w:author="Sacintha Raj" w:date="2023-01-26T01:03:00Z"/>
        </w:rPr>
      </w:pPr>
      <w:commentRangeStart w:id="3296"/>
      <w:commentRangeStart w:id="3297"/>
      <w:proofErr w:type="spellStart"/>
      <w:ins w:id="3298" w:author="Sacintha Raj" w:date="2023-01-26T01:03:00Z">
        <w:r>
          <w:t>UpdateOrganisationNode</w:t>
        </w:r>
        <w:commentRangeEnd w:id="3296"/>
        <w:proofErr w:type="spellEnd"/>
        <w:r>
          <w:rPr>
            <w:rStyle w:val="CommentReference"/>
          </w:rPr>
          <w:commentReference w:id="3296"/>
        </w:r>
        <w:commentRangeEnd w:id="3297"/>
        <w:r>
          <w:rPr>
            <w:rStyle w:val="CommentReference"/>
          </w:rPr>
          <w:commentReference w:id="3297"/>
        </w:r>
        <w:r>
          <w:t xml:space="preserve"> - This can be resubmitted without any issue.</w:t>
        </w:r>
      </w:ins>
    </w:p>
    <w:p w14:paraId="0D0729D5" w14:textId="77777777" w:rsidR="00002EA8" w:rsidRDefault="00002EA8" w:rsidP="00002EA8">
      <w:pPr>
        <w:spacing w:after="3" w:line="360" w:lineRule="auto"/>
        <w:rPr>
          <w:ins w:id="3299" w:author="Sacintha Raj" w:date="2023-01-26T01:03:00Z"/>
        </w:rPr>
      </w:pPr>
    </w:p>
    <w:p w14:paraId="66DC9709" w14:textId="77777777" w:rsidR="00002EA8" w:rsidRDefault="00002EA8" w:rsidP="00002EA8">
      <w:pPr>
        <w:spacing w:after="3" w:line="360" w:lineRule="auto"/>
        <w:rPr>
          <w:ins w:id="3300" w:author="Sacintha Raj" w:date="2023-01-26T01:03:00Z"/>
        </w:rPr>
      </w:pPr>
    </w:p>
    <w:p w14:paraId="379B1920" w14:textId="77777777" w:rsidR="00002EA8" w:rsidRDefault="00002EA8" w:rsidP="00002EA8">
      <w:pPr>
        <w:spacing w:after="3" w:line="360" w:lineRule="auto"/>
        <w:rPr>
          <w:ins w:id="3301" w:author="Sacintha Raj" w:date="2023-01-26T01:03:00Z"/>
          <w:b/>
        </w:rPr>
      </w:pPr>
      <w:ins w:id="3302" w:author="Sacintha Raj" w:date="2023-01-26T01:03:00Z">
        <w:r>
          <w:rPr>
            <w:b/>
          </w:rPr>
          <w:t>Table Structures</w:t>
        </w:r>
      </w:ins>
    </w:p>
    <w:p w14:paraId="541FA6D5" w14:textId="77777777" w:rsidR="00002EA8" w:rsidRDefault="00002EA8" w:rsidP="00002EA8">
      <w:pPr>
        <w:spacing w:after="3" w:line="360" w:lineRule="auto"/>
        <w:rPr>
          <w:ins w:id="3303" w:author="Sacintha Raj" w:date="2023-01-26T01:03:00Z"/>
          <w:b/>
        </w:rPr>
      </w:pPr>
      <w:ins w:id="3304" w:author="Sacintha Raj" w:date="2023-01-26T01:03:00Z">
        <w:r>
          <w:rPr>
            <w:b/>
          </w:rPr>
          <w:t>Audit Table</w:t>
        </w:r>
      </w:ins>
    </w:p>
    <w:p w14:paraId="5D501AC9" w14:textId="77777777" w:rsidR="00002EA8" w:rsidRDefault="00002EA8" w:rsidP="00002EA8">
      <w:pPr>
        <w:pStyle w:val="ListParagraph"/>
        <w:numPr>
          <w:ilvl w:val="0"/>
          <w:numId w:val="34"/>
        </w:numPr>
        <w:spacing w:after="3" w:line="360" w:lineRule="auto"/>
        <w:rPr>
          <w:ins w:id="3305" w:author="Sacintha Raj" w:date="2023-01-26T01:03:00Z"/>
        </w:rPr>
      </w:pPr>
      <w:proofErr w:type="spellStart"/>
      <w:ins w:id="3306" w:author="Sacintha Raj" w:date="2023-01-26T01:03:00Z">
        <w:r>
          <w:t>Message_Id</w:t>
        </w:r>
        <w:proofErr w:type="spellEnd"/>
        <w:r>
          <w:t xml:space="preserve"> –The message Id of the Message. This is first received from CMS</w:t>
        </w:r>
      </w:ins>
    </w:p>
    <w:p w14:paraId="65206FF4" w14:textId="77777777" w:rsidR="00002EA8" w:rsidRDefault="00002EA8" w:rsidP="00002EA8">
      <w:pPr>
        <w:pStyle w:val="ListParagraph"/>
        <w:numPr>
          <w:ilvl w:val="0"/>
          <w:numId w:val="34"/>
        </w:numPr>
        <w:spacing w:after="3" w:line="360" w:lineRule="auto"/>
        <w:rPr>
          <w:ins w:id="3307" w:author="Sacintha Raj" w:date="2023-01-26T01:03:00Z"/>
        </w:rPr>
      </w:pPr>
      <w:ins w:id="3308" w:author="Sacintha Raj" w:date="2023-01-26T01:03:00Z">
        <w:r>
          <w:t>Operation Name: Name of the operation</w:t>
        </w:r>
      </w:ins>
    </w:p>
    <w:p w14:paraId="2873C2CD" w14:textId="77777777" w:rsidR="00002EA8" w:rsidRDefault="00002EA8" w:rsidP="00002EA8">
      <w:pPr>
        <w:pStyle w:val="ListParagraph"/>
        <w:numPr>
          <w:ilvl w:val="0"/>
          <w:numId w:val="34"/>
        </w:numPr>
        <w:spacing w:after="3" w:line="360" w:lineRule="auto"/>
        <w:rPr>
          <w:ins w:id="3309" w:author="Sacintha Raj" w:date="2023-01-26T01:03:00Z"/>
        </w:rPr>
      </w:pPr>
      <w:ins w:id="3310" w:author="Sacintha Raj" w:date="2023-01-26T01:03:00Z">
        <w:r>
          <w:t>Current Stage-The stage that the processing of the message is at</w:t>
        </w:r>
      </w:ins>
    </w:p>
    <w:p w14:paraId="7C05002C" w14:textId="77777777" w:rsidR="00002EA8" w:rsidRDefault="00002EA8" w:rsidP="00002EA8">
      <w:pPr>
        <w:pStyle w:val="ListParagraph"/>
        <w:numPr>
          <w:ilvl w:val="0"/>
          <w:numId w:val="34"/>
        </w:numPr>
        <w:spacing w:after="3" w:line="360" w:lineRule="auto"/>
        <w:rPr>
          <w:ins w:id="3311" w:author="Sacintha Raj" w:date="2023-01-26T01:03:00Z"/>
        </w:rPr>
      </w:pPr>
      <w:ins w:id="3312" w:author="Sacintha Raj" w:date="2023-01-26T01:03:00Z">
        <w:r>
          <w:t>Run No – this denotes how what is number of a times the above request or response flow has been run.</w:t>
        </w:r>
      </w:ins>
    </w:p>
    <w:p w14:paraId="66E47FAF" w14:textId="77777777" w:rsidR="00002EA8" w:rsidRDefault="00002EA8" w:rsidP="00002EA8">
      <w:pPr>
        <w:pStyle w:val="ListParagraph"/>
        <w:numPr>
          <w:ilvl w:val="0"/>
          <w:numId w:val="34"/>
        </w:numPr>
        <w:spacing w:after="3" w:line="360" w:lineRule="auto"/>
        <w:rPr>
          <w:ins w:id="3313" w:author="Sacintha Raj" w:date="2023-01-26T01:03:00Z"/>
        </w:rPr>
      </w:pPr>
      <w:ins w:id="3314" w:author="Sacintha Raj" w:date="2023-01-26T01:03:00Z">
        <w:r>
          <w:t>Retry No: this exception retries to contact CMS or Eclipse. Other times it will be empty</w:t>
        </w:r>
      </w:ins>
    </w:p>
    <w:p w14:paraId="67034566" w14:textId="77777777" w:rsidR="00002EA8" w:rsidRDefault="00002EA8" w:rsidP="00002EA8">
      <w:pPr>
        <w:pStyle w:val="ListParagraph"/>
        <w:numPr>
          <w:ilvl w:val="0"/>
          <w:numId w:val="34"/>
        </w:numPr>
        <w:spacing w:after="3" w:line="360" w:lineRule="auto"/>
        <w:rPr>
          <w:ins w:id="3315" w:author="Sacintha Raj" w:date="2023-01-26T01:03:00Z"/>
        </w:rPr>
      </w:pPr>
      <w:proofErr w:type="spellStart"/>
      <w:ins w:id="3316" w:author="Sacintha Raj" w:date="2023-01-26T01:03:00Z">
        <w:r>
          <w:t>CreatedTime</w:t>
        </w:r>
        <w:proofErr w:type="spellEnd"/>
        <w:r>
          <w:t>: The time of this audit</w:t>
        </w:r>
      </w:ins>
    </w:p>
    <w:p w14:paraId="038A3852" w14:textId="77777777" w:rsidR="00002EA8" w:rsidRDefault="00002EA8" w:rsidP="00002EA8">
      <w:pPr>
        <w:pStyle w:val="ListParagraph"/>
        <w:numPr>
          <w:ilvl w:val="0"/>
          <w:numId w:val="34"/>
        </w:numPr>
        <w:spacing w:after="3" w:line="360" w:lineRule="auto"/>
        <w:rPr>
          <w:ins w:id="3317" w:author="Sacintha Raj" w:date="2023-01-26T01:03:00Z"/>
        </w:rPr>
      </w:pPr>
      <w:ins w:id="3318" w:author="Sacintha Raj" w:date="2023-01-26T01:03:00Z">
        <w:r>
          <w:t>Details: Details like Exception will be stored in here.</w:t>
        </w:r>
      </w:ins>
    </w:p>
    <w:p w14:paraId="689F423B" w14:textId="77777777" w:rsidR="00002EA8" w:rsidRDefault="00002EA8" w:rsidP="00002EA8">
      <w:pPr>
        <w:spacing w:after="3" w:line="360" w:lineRule="auto"/>
        <w:rPr>
          <w:ins w:id="3319" w:author="Sacintha Raj" w:date="2023-01-26T01:03:00Z"/>
          <w:b/>
        </w:rPr>
      </w:pPr>
      <w:ins w:id="3320" w:author="Sacintha Raj" w:date="2023-01-26T01:03:00Z">
        <w:r>
          <w:rPr>
            <w:b/>
          </w:rPr>
          <w:t>DATA_STORE</w:t>
        </w:r>
      </w:ins>
    </w:p>
    <w:p w14:paraId="40BCC439" w14:textId="77777777" w:rsidR="00002EA8" w:rsidRDefault="00002EA8" w:rsidP="00002EA8">
      <w:pPr>
        <w:pStyle w:val="ListParagraph"/>
        <w:numPr>
          <w:ilvl w:val="0"/>
          <w:numId w:val="35"/>
        </w:numPr>
        <w:spacing w:after="3" w:line="360" w:lineRule="auto"/>
        <w:rPr>
          <w:ins w:id="3321" w:author="Sacintha Raj" w:date="2023-01-26T01:03:00Z"/>
        </w:rPr>
      </w:pPr>
      <w:proofErr w:type="spellStart"/>
      <w:ins w:id="3322" w:author="Sacintha Raj" w:date="2023-01-26T01:03:00Z">
        <w:r>
          <w:t>Message_Id</w:t>
        </w:r>
        <w:proofErr w:type="spellEnd"/>
        <w:r>
          <w:t>: The message Id of the Message. This is first received from CMS</w:t>
        </w:r>
      </w:ins>
    </w:p>
    <w:p w14:paraId="24C0A30A" w14:textId="77777777" w:rsidR="00002EA8" w:rsidRDefault="00002EA8" w:rsidP="00002EA8">
      <w:pPr>
        <w:pStyle w:val="ListParagraph"/>
        <w:numPr>
          <w:ilvl w:val="0"/>
          <w:numId w:val="35"/>
        </w:numPr>
        <w:spacing w:after="3" w:line="360" w:lineRule="auto"/>
        <w:rPr>
          <w:ins w:id="3323" w:author="Sacintha Raj" w:date="2023-01-26T01:03:00Z"/>
        </w:rPr>
      </w:pPr>
      <w:proofErr w:type="spellStart"/>
      <w:ins w:id="3324" w:author="Sacintha Raj" w:date="2023-01-26T01:03:00Z">
        <w:r>
          <w:lastRenderedPageBreak/>
          <w:t>Raw_Request</w:t>
        </w:r>
        <w:proofErr w:type="spellEnd"/>
        <w:r>
          <w:t>: Validated Request from CMS</w:t>
        </w:r>
      </w:ins>
    </w:p>
    <w:p w14:paraId="0D3B726E" w14:textId="77777777" w:rsidR="00002EA8" w:rsidRDefault="00002EA8" w:rsidP="00002EA8">
      <w:pPr>
        <w:pStyle w:val="ListParagraph"/>
        <w:numPr>
          <w:ilvl w:val="0"/>
          <w:numId w:val="35"/>
        </w:numPr>
        <w:spacing w:after="3" w:line="360" w:lineRule="auto"/>
        <w:rPr>
          <w:ins w:id="3325" w:author="Sacintha Raj" w:date="2023-01-26T01:03:00Z"/>
        </w:rPr>
      </w:pPr>
      <w:proofErr w:type="spellStart"/>
      <w:ins w:id="3326" w:author="Sacintha Raj" w:date="2023-01-26T01:03:00Z">
        <w:r>
          <w:t>Raw_</w:t>
        </w:r>
        <w:proofErr w:type="gramStart"/>
        <w:r>
          <w:t>Response:Validated</w:t>
        </w:r>
        <w:proofErr w:type="spellEnd"/>
        <w:proofErr w:type="gramEnd"/>
        <w:r>
          <w:t xml:space="preserve"> Response from Eclipse</w:t>
        </w:r>
      </w:ins>
    </w:p>
    <w:p w14:paraId="3CA1977D" w14:textId="77777777" w:rsidR="00002EA8" w:rsidRDefault="00002EA8" w:rsidP="00002EA8">
      <w:pPr>
        <w:pStyle w:val="ListParagraph"/>
        <w:numPr>
          <w:ilvl w:val="0"/>
          <w:numId w:val="35"/>
        </w:numPr>
        <w:spacing w:after="3" w:line="360" w:lineRule="auto"/>
        <w:rPr>
          <w:ins w:id="3327" w:author="Sacintha Raj" w:date="2023-01-26T01:03:00Z"/>
        </w:rPr>
      </w:pPr>
      <w:proofErr w:type="spellStart"/>
      <w:ins w:id="3328" w:author="Sacintha Raj" w:date="2023-01-26T01:03:00Z">
        <w:r>
          <w:t>Mapped_Eclipse_Request</w:t>
        </w:r>
        <w:proofErr w:type="spellEnd"/>
        <w:r>
          <w:t>: Mapped Eclipse Request</w:t>
        </w:r>
      </w:ins>
    </w:p>
    <w:p w14:paraId="1E3D72B9" w14:textId="77777777" w:rsidR="00002EA8" w:rsidRDefault="00002EA8" w:rsidP="00002EA8">
      <w:pPr>
        <w:pStyle w:val="ListParagraph"/>
        <w:numPr>
          <w:ilvl w:val="0"/>
          <w:numId w:val="35"/>
        </w:numPr>
        <w:spacing w:after="3" w:line="360" w:lineRule="auto"/>
        <w:rPr>
          <w:ins w:id="3329" w:author="Sacintha Raj" w:date="2023-01-26T01:03:00Z"/>
        </w:rPr>
      </w:pPr>
      <w:proofErr w:type="spellStart"/>
      <w:ins w:id="3330" w:author="Sacintha Raj" w:date="2023-01-26T01:03:00Z">
        <w:r>
          <w:t>Mapped_CMS_RESPONSE</w:t>
        </w:r>
        <w:proofErr w:type="spellEnd"/>
        <w:r>
          <w:t>: Mapped CMS Response</w:t>
        </w:r>
      </w:ins>
    </w:p>
    <w:p w14:paraId="3666F4A8" w14:textId="77777777" w:rsidR="00002EA8" w:rsidRDefault="00002EA8" w:rsidP="00002EA8">
      <w:pPr>
        <w:pStyle w:val="ListParagraph"/>
        <w:numPr>
          <w:ilvl w:val="0"/>
          <w:numId w:val="35"/>
        </w:numPr>
        <w:spacing w:after="3" w:line="360" w:lineRule="auto"/>
        <w:rPr>
          <w:ins w:id="3331" w:author="Sacintha Raj" w:date="2023-01-26T01:03:00Z"/>
        </w:rPr>
      </w:pPr>
      <w:proofErr w:type="gramStart"/>
      <w:ins w:id="3332" w:author="Sacintha Raj" w:date="2023-01-26T01:03:00Z">
        <w:r>
          <w:t>Completed :</w:t>
        </w:r>
        <w:proofErr w:type="gramEnd"/>
        <w:r>
          <w:t xml:space="preserve"> Boolean if the entire process is completed</w:t>
        </w:r>
      </w:ins>
    </w:p>
    <w:p w14:paraId="26C49584" w14:textId="77777777" w:rsidR="00002EA8" w:rsidRDefault="00002EA8" w:rsidP="00002EA8">
      <w:pPr>
        <w:pStyle w:val="ListParagraph"/>
        <w:numPr>
          <w:ilvl w:val="0"/>
          <w:numId w:val="35"/>
        </w:numPr>
        <w:spacing w:after="3" w:line="360" w:lineRule="auto"/>
        <w:rPr>
          <w:ins w:id="3333" w:author="Sacintha Raj" w:date="2023-01-26T01:03:00Z"/>
        </w:rPr>
      </w:pPr>
      <w:proofErr w:type="spellStart"/>
      <w:ins w:id="3334" w:author="Sacintha Raj" w:date="2023-01-26T01:03:00Z">
        <w:r>
          <w:t>Request_</w:t>
        </w:r>
        <w:proofErr w:type="gramStart"/>
        <w:r>
          <w:t>Time</w:t>
        </w:r>
        <w:proofErr w:type="spellEnd"/>
        <w:r>
          <w:t xml:space="preserve"> :</w:t>
        </w:r>
        <w:proofErr w:type="gramEnd"/>
        <w:r>
          <w:t xml:space="preserve"> Time of request</w:t>
        </w:r>
      </w:ins>
    </w:p>
    <w:p w14:paraId="5EA8C38A" w14:textId="77777777" w:rsidR="00002EA8" w:rsidRDefault="00002EA8" w:rsidP="00002EA8">
      <w:pPr>
        <w:pStyle w:val="ListParagraph"/>
        <w:numPr>
          <w:ilvl w:val="0"/>
          <w:numId w:val="35"/>
        </w:numPr>
        <w:spacing w:after="3" w:line="360" w:lineRule="auto"/>
        <w:rPr>
          <w:ins w:id="3335" w:author="Sacintha Raj" w:date="2023-01-26T01:03:00Z"/>
        </w:rPr>
      </w:pPr>
      <w:proofErr w:type="spellStart"/>
      <w:ins w:id="3336" w:author="Sacintha Raj" w:date="2023-01-26T01:03:00Z">
        <w:r>
          <w:t>Reponse_</w:t>
        </w:r>
        <w:proofErr w:type="gramStart"/>
        <w:r>
          <w:t>time</w:t>
        </w:r>
        <w:proofErr w:type="spellEnd"/>
        <w:r>
          <w:t xml:space="preserve"> :</w:t>
        </w:r>
        <w:proofErr w:type="gramEnd"/>
        <w:r>
          <w:t xml:space="preserve"> Time of response</w:t>
        </w:r>
      </w:ins>
    </w:p>
    <w:p w14:paraId="0B627621" w14:textId="77777777" w:rsidR="00002EA8" w:rsidRDefault="00002EA8" w:rsidP="00002EA8">
      <w:pPr>
        <w:spacing w:after="3" w:line="360" w:lineRule="auto"/>
        <w:rPr>
          <w:ins w:id="3337" w:author="Sacintha Raj" w:date="2023-01-26T01:03:00Z"/>
          <w:b/>
        </w:rPr>
      </w:pPr>
    </w:p>
    <w:p w14:paraId="5B5A802A" w14:textId="77777777" w:rsidR="00002EA8" w:rsidRDefault="00002EA8" w:rsidP="00002EA8">
      <w:pPr>
        <w:spacing w:after="3" w:line="360" w:lineRule="auto"/>
        <w:rPr>
          <w:ins w:id="3338" w:author="Sacintha Raj" w:date="2023-01-26T01:03:00Z"/>
        </w:rPr>
      </w:pPr>
      <w:ins w:id="3339" w:author="Sacintha Raj" w:date="2023-01-26T01:03:00Z">
        <w:r>
          <w:t xml:space="preserve">   </w:t>
        </w:r>
        <w:r>
          <w:rPr>
            <w:b/>
          </w:rPr>
          <w:t>RECONCILIATION_TABLE</w:t>
        </w:r>
        <w:r>
          <w:t>: The Dynamo DB table for data reconciliation support would have the below columns</w:t>
        </w:r>
      </w:ins>
    </w:p>
    <w:p w14:paraId="39F3C398" w14:textId="77777777" w:rsidR="00002EA8" w:rsidRDefault="00002EA8" w:rsidP="00002EA8">
      <w:pPr>
        <w:spacing w:after="3" w:line="360" w:lineRule="auto"/>
        <w:rPr>
          <w:ins w:id="3340" w:author="Sacintha Raj" w:date="2023-01-26T01:03:00Z"/>
        </w:rPr>
      </w:pPr>
    </w:p>
    <w:p w14:paraId="57A36D1E" w14:textId="77777777" w:rsidR="00002EA8" w:rsidRDefault="00002EA8" w:rsidP="00002EA8">
      <w:pPr>
        <w:pStyle w:val="ListParagraph"/>
        <w:numPr>
          <w:ilvl w:val="0"/>
          <w:numId w:val="36"/>
        </w:numPr>
        <w:spacing w:after="3" w:line="360" w:lineRule="auto"/>
        <w:rPr>
          <w:ins w:id="3341" w:author="Sacintha Raj" w:date="2023-01-26T01:03:00Z"/>
        </w:rPr>
      </w:pPr>
      <w:proofErr w:type="spellStart"/>
      <w:ins w:id="3342" w:author="Sacintha Raj" w:date="2023-01-26T01:03:00Z">
        <w:r>
          <w:t>MessageId</w:t>
        </w:r>
        <w:proofErr w:type="spellEnd"/>
        <w:r>
          <w:t xml:space="preserve"> – this would the id of every message. This Message id will be the request key data from CMS</w:t>
        </w:r>
      </w:ins>
    </w:p>
    <w:p w14:paraId="339DFC01" w14:textId="77777777" w:rsidR="00002EA8" w:rsidRDefault="00002EA8" w:rsidP="00002EA8">
      <w:pPr>
        <w:pStyle w:val="ListParagraph"/>
        <w:numPr>
          <w:ilvl w:val="0"/>
          <w:numId w:val="36"/>
        </w:numPr>
        <w:spacing w:after="3" w:line="360" w:lineRule="auto"/>
        <w:rPr>
          <w:ins w:id="3343" w:author="Sacintha Raj" w:date="2023-01-26T01:03:00Z"/>
        </w:rPr>
      </w:pPr>
      <w:proofErr w:type="spellStart"/>
      <w:ins w:id="3344" w:author="Sacintha Raj" w:date="2023-01-26T01:03:00Z">
        <w:r>
          <w:t>OperationName</w:t>
        </w:r>
        <w:proofErr w:type="spellEnd"/>
        <w:r>
          <w:t xml:space="preserve"> – Operation Name of this request and response name </w:t>
        </w:r>
      </w:ins>
    </w:p>
    <w:p w14:paraId="4ED97F9D" w14:textId="77777777" w:rsidR="00002EA8" w:rsidRDefault="00002EA8" w:rsidP="00002EA8">
      <w:pPr>
        <w:pStyle w:val="ListParagraph"/>
        <w:numPr>
          <w:ilvl w:val="0"/>
          <w:numId w:val="36"/>
        </w:numPr>
        <w:spacing w:after="3" w:line="360" w:lineRule="auto"/>
        <w:rPr>
          <w:ins w:id="3345" w:author="Sacintha Raj" w:date="2023-01-26T01:03:00Z"/>
        </w:rPr>
      </w:pPr>
      <w:proofErr w:type="spellStart"/>
      <w:ins w:id="3346" w:author="Sacintha Raj" w:date="2023-01-26T01:03:00Z">
        <w:r>
          <w:t>RequestType</w:t>
        </w:r>
        <w:proofErr w:type="spellEnd"/>
        <w:r>
          <w:t xml:space="preserve"> – It is the Request type. It has same value as </w:t>
        </w:r>
        <w:proofErr w:type="spellStart"/>
        <w:r>
          <w:t>OperationName</w:t>
        </w:r>
        <w:proofErr w:type="spellEnd"/>
        <w:r>
          <w:t>. The same request can be used for two different operations hence we have it in separate fields.</w:t>
        </w:r>
      </w:ins>
    </w:p>
    <w:p w14:paraId="09018E4B" w14:textId="77777777" w:rsidR="00002EA8" w:rsidRDefault="00002EA8" w:rsidP="00002EA8">
      <w:pPr>
        <w:pStyle w:val="ListParagraph"/>
        <w:numPr>
          <w:ilvl w:val="0"/>
          <w:numId w:val="36"/>
        </w:numPr>
        <w:spacing w:after="3" w:line="360" w:lineRule="auto"/>
        <w:rPr>
          <w:ins w:id="3347" w:author="Sacintha Raj" w:date="2023-01-26T01:03:00Z"/>
        </w:rPr>
      </w:pPr>
      <w:proofErr w:type="spellStart"/>
      <w:ins w:id="3348" w:author="Sacintha Raj" w:date="2023-01-26T01:03:00Z">
        <w:r>
          <w:t>ResponseFieldName</w:t>
        </w:r>
        <w:proofErr w:type="spellEnd"/>
        <w:r>
          <w:t xml:space="preserve"> – The name of the field that will identify the entity in Eclipse</w:t>
        </w:r>
      </w:ins>
    </w:p>
    <w:p w14:paraId="1BBC8813" w14:textId="77777777" w:rsidR="00002EA8" w:rsidRDefault="00002EA8" w:rsidP="00002EA8">
      <w:pPr>
        <w:pStyle w:val="ListParagraph"/>
        <w:numPr>
          <w:ilvl w:val="0"/>
          <w:numId w:val="36"/>
        </w:numPr>
        <w:spacing w:after="3" w:line="360" w:lineRule="auto"/>
        <w:rPr>
          <w:ins w:id="3349" w:author="Sacintha Raj" w:date="2023-01-26T01:03:00Z"/>
        </w:rPr>
      </w:pPr>
      <w:proofErr w:type="spellStart"/>
      <w:ins w:id="3350" w:author="Sacintha Raj" w:date="2023-01-26T01:03:00Z">
        <w:r>
          <w:t>ResponseFieldValue</w:t>
        </w:r>
        <w:proofErr w:type="spellEnd"/>
        <w:r>
          <w:t xml:space="preserve"> -The value of the field that will identify the entity in Eclipse</w:t>
        </w:r>
      </w:ins>
    </w:p>
    <w:p w14:paraId="2ABCF68D" w14:textId="77777777" w:rsidR="00002EA8" w:rsidRDefault="00002EA8" w:rsidP="00002EA8">
      <w:pPr>
        <w:pStyle w:val="ListParagraph"/>
        <w:spacing w:after="3" w:line="360" w:lineRule="auto"/>
        <w:rPr>
          <w:ins w:id="3351" w:author="Sacintha Raj" w:date="2023-01-26T01:03:00Z"/>
        </w:rPr>
      </w:pPr>
    </w:p>
    <w:tbl>
      <w:tblPr>
        <w:tblStyle w:val="TableGrid"/>
        <w:tblpPr w:leftFromText="180" w:rightFromText="180" w:vertAnchor="text" w:horzAnchor="page" w:tblpX="631" w:tblpY="240"/>
        <w:tblW w:w="8968" w:type="dxa"/>
        <w:tblLook w:val="04A0" w:firstRow="1" w:lastRow="0" w:firstColumn="1" w:lastColumn="0" w:noHBand="0" w:noVBand="1"/>
      </w:tblPr>
      <w:tblGrid>
        <w:gridCol w:w="3708"/>
        <w:gridCol w:w="3708"/>
        <w:gridCol w:w="1552"/>
      </w:tblGrid>
      <w:tr w:rsidR="00002EA8" w14:paraId="1FC33E98" w14:textId="77777777" w:rsidTr="00786B70">
        <w:trPr>
          <w:trHeight w:val="658"/>
          <w:ins w:id="3352"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2E4B5B29" w14:textId="77777777" w:rsidR="00002EA8" w:rsidRDefault="00002EA8" w:rsidP="00786B70">
            <w:pPr>
              <w:pStyle w:val="ListParagraph"/>
              <w:spacing w:after="3" w:line="360" w:lineRule="auto"/>
              <w:ind w:left="0"/>
              <w:rPr>
                <w:ins w:id="3353" w:author="Sacintha Raj" w:date="2023-01-26T01:03:00Z"/>
              </w:rPr>
            </w:pPr>
            <w:ins w:id="3354" w:author="Sacintha Raj" w:date="2023-01-26T01:03:00Z">
              <w:r>
                <w:t>Operation Name</w:t>
              </w:r>
            </w:ins>
          </w:p>
        </w:tc>
        <w:tc>
          <w:tcPr>
            <w:tcW w:w="3708" w:type="dxa"/>
            <w:tcBorders>
              <w:top w:val="single" w:sz="4" w:space="0" w:color="auto"/>
              <w:left w:val="single" w:sz="4" w:space="0" w:color="auto"/>
              <w:bottom w:val="single" w:sz="4" w:space="0" w:color="auto"/>
              <w:right w:val="single" w:sz="4" w:space="0" w:color="auto"/>
            </w:tcBorders>
            <w:hideMark/>
          </w:tcPr>
          <w:p w14:paraId="1BF508DE" w14:textId="77777777" w:rsidR="00002EA8" w:rsidRDefault="00002EA8" w:rsidP="00786B70">
            <w:pPr>
              <w:pStyle w:val="ListParagraph"/>
              <w:spacing w:after="3" w:line="360" w:lineRule="auto"/>
              <w:ind w:left="0"/>
              <w:rPr>
                <w:ins w:id="3355" w:author="Sacintha Raj" w:date="2023-01-26T01:03:00Z"/>
              </w:rPr>
            </w:pPr>
            <w:ins w:id="3356" w:author="Sacintha Raj" w:date="2023-01-26T01:03:00Z">
              <w:r>
                <w:t>Request Type</w:t>
              </w:r>
            </w:ins>
          </w:p>
        </w:tc>
        <w:tc>
          <w:tcPr>
            <w:tcW w:w="1552" w:type="dxa"/>
            <w:tcBorders>
              <w:top w:val="single" w:sz="4" w:space="0" w:color="auto"/>
              <w:left w:val="single" w:sz="4" w:space="0" w:color="auto"/>
              <w:bottom w:val="single" w:sz="4" w:space="0" w:color="auto"/>
              <w:right w:val="single" w:sz="4" w:space="0" w:color="auto"/>
            </w:tcBorders>
            <w:hideMark/>
          </w:tcPr>
          <w:p w14:paraId="2261DF61" w14:textId="77777777" w:rsidR="00002EA8" w:rsidRDefault="00002EA8" w:rsidP="00786B70">
            <w:pPr>
              <w:pStyle w:val="ListParagraph"/>
              <w:spacing w:after="3" w:line="360" w:lineRule="auto"/>
              <w:ind w:left="0"/>
              <w:rPr>
                <w:ins w:id="3357" w:author="Sacintha Raj" w:date="2023-01-26T01:03:00Z"/>
              </w:rPr>
            </w:pPr>
            <w:ins w:id="3358" w:author="Sacintha Raj" w:date="2023-01-26T01:03:00Z">
              <w:r>
                <w:t>Response Field Name</w:t>
              </w:r>
            </w:ins>
          </w:p>
        </w:tc>
      </w:tr>
      <w:tr w:rsidR="00002EA8" w14:paraId="2F4C69D4" w14:textId="77777777" w:rsidTr="00786B70">
        <w:trPr>
          <w:trHeight w:val="658"/>
          <w:ins w:id="3359" w:author="Sacintha Raj" w:date="2023-01-26T01:03:00Z"/>
        </w:trPr>
        <w:tc>
          <w:tcPr>
            <w:tcW w:w="3708" w:type="dxa"/>
            <w:tcBorders>
              <w:top w:val="single" w:sz="4" w:space="0" w:color="auto"/>
              <w:left w:val="single" w:sz="4" w:space="0" w:color="auto"/>
              <w:bottom w:val="single" w:sz="4" w:space="0" w:color="auto"/>
              <w:right w:val="single" w:sz="4" w:space="0" w:color="auto"/>
            </w:tcBorders>
          </w:tcPr>
          <w:p w14:paraId="20450318" w14:textId="77777777" w:rsidR="00002EA8" w:rsidRDefault="00002EA8" w:rsidP="00786B70">
            <w:pPr>
              <w:pStyle w:val="ListParagraph"/>
              <w:spacing w:after="3" w:line="360" w:lineRule="auto"/>
              <w:ind w:left="0"/>
              <w:rPr>
                <w:ins w:id="3360" w:author="Sacintha Raj" w:date="2023-01-26T01:03:00Z"/>
              </w:rPr>
            </w:pPr>
          </w:p>
          <w:p w14:paraId="12947A33" w14:textId="77777777" w:rsidR="00002EA8" w:rsidRDefault="00002EA8" w:rsidP="00786B70">
            <w:pPr>
              <w:pStyle w:val="ListParagraph"/>
              <w:spacing w:after="3" w:line="360" w:lineRule="auto"/>
              <w:ind w:left="0"/>
              <w:rPr>
                <w:ins w:id="3361" w:author="Sacintha Raj" w:date="2023-01-26T01:03:00Z"/>
              </w:rPr>
            </w:pPr>
          </w:p>
        </w:tc>
        <w:tc>
          <w:tcPr>
            <w:tcW w:w="3708" w:type="dxa"/>
            <w:tcBorders>
              <w:top w:val="single" w:sz="4" w:space="0" w:color="auto"/>
              <w:left w:val="single" w:sz="4" w:space="0" w:color="auto"/>
              <w:bottom w:val="single" w:sz="4" w:space="0" w:color="auto"/>
              <w:right w:val="single" w:sz="4" w:space="0" w:color="auto"/>
            </w:tcBorders>
          </w:tcPr>
          <w:p w14:paraId="6520BF22" w14:textId="77777777" w:rsidR="00002EA8" w:rsidRDefault="00002EA8" w:rsidP="00786B70">
            <w:pPr>
              <w:pStyle w:val="ListParagraph"/>
              <w:spacing w:after="3" w:line="360" w:lineRule="auto"/>
              <w:ind w:left="0"/>
              <w:rPr>
                <w:ins w:id="3362" w:author="Sacintha Raj" w:date="2023-01-26T01:03:00Z"/>
              </w:rPr>
            </w:pPr>
          </w:p>
        </w:tc>
        <w:tc>
          <w:tcPr>
            <w:tcW w:w="1552" w:type="dxa"/>
            <w:tcBorders>
              <w:top w:val="single" w:sz="4" w:space="0" w:color="auto"/>
              <w:left w:val="single" w:sz="4" w:space="0" w:color="auto"/>
              <w:bottom w:val="single" w:sz="4" w:space="0" w:color="auto"/>
              <w:right w:val="single" w:sz="4" w:space="0" w:color="auto"/>
            </w:tcBorders>
          </w:tcPr>
          <w:p w14:paraId="34515591" w14:textId="77777777" w:rsidR="00002EA8" w:rsidRDefault="00002EA8" w:rsidP="00786B70">
            <w:pPr>
              <w:pStyle w:val="ListParagraph"/>
              <w:spacing w:after="3" w:line="360" w:lineRule="auto"/>
              <w:ind w:left="0"/>
              <w:rPr>
                <w:ins w:id="3363" w:author="Sacintha Raj" w:date="2023-01-26T01:03:00Z"/>
              </w:rPr>
            </w:pPr>
          </w:p>
        </w:tc>
      </w:tr>
      <w:tr w:rsidR="00002EA8" w14:paraId="49851DE6" w14:textId="77777777" w:rsidTr="00786B70">
        <w:trPr>
          <w:ins w:id="3364"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2184AECD" w14:textId="77777777" w:rsidR="00002EA8" w:rsidRDefault="00002EA8" w:rsidP="00786B70">
            <w:pPr>
              <w:pStyle w:val="ListParagraph"/>
              <w:spacing w:after="3" w:line="360" w:lineRule="auto"/>
              <w:ind w:left="0"/>
              <w:rPr>
                <w:ins w:id="3365" w:author="Sacintha Raj" w:date="2023-01-26T01:03:00Z"/>
              </w:rPr>
            </w:pPr>
            <w:proofErr w:type="spellStart"/>
            <w:ins w:id="3366" w:author="Sacintha Raj" w:date="2023-01-26T01:03:00Z">
              <w:r>
                <w:t>CreateClaim</w:t>
              </w:r>
              <w:proofErr w:type="spellEnd"/>
            </w:ins>
          </w:p>
        </w:tc>
        <w:tc>
          <w:tcPr>
            <w:tcW w:w="3708" w:type="dxa"/>
            <w:tcBorders>
              <w:top w:val="single" w:sz="4" w:space="0" w:color="auto"/>
              <w:left w:val="single" w:sz="4" w:space="0" w:color="auto"/>
              <w:bottom w:val="single" w:sz="4" w:space="0" w:color="auto"/>
              <w:right w:val="single" w:sz="4" w:space="0" w:color="auto"/>
            </w:tcBorders>
            <w:hideMark/>
          </w:tcPr>
          <w:p w14:paraId="7A32BE91" w14:textId="77777777" w:rsidR="00002EA8" w:rsidRDefault="00002EA8" w:rsidP="00786B70">
            <w:pPr>
              <w:pStyle w:val="ListParagraph"/>
              <w:spacing w:after="3" w:line="360" w:lineRule="auto"/>
              <w:ind w:left="0"/>
              <w:rPr>
                <w:ins w:id="3367" w:author="Sacintha Raj" w:date="2023-01-26T01:03:00Z"/>
              </w:rPr>
            </w:pPr>
            <w:proofErr w:type="spellStart"/>
            <w:ins w:id="3368" w:author="Sacintha Raj" w:date="2023-01-26T01:03:00Z">
              <w:r>
                <w:t>CreateClaim</w:t>
              </w:r>
              <w:proofErr w:type="spellEnd"/>
            </w:ins>
          </w:p>
        </w:tc>
        <w:tc>
          <w:tcPr>
            <w:tcW w:w="1552" w:type="dxa"/>
            <w:tcBorders>
              <w:top w:val="single" w:sz="4" w:space="0" w:color="auto"/>
              <w:left w:val="single" w:sz="4" w:space="0" w:color="auto"/>
              <w:bottom w:val="single" w:sz="4" w:space="0" w:color="auto"/>
              <w:right w:val="single" w:sz="4" w:space="0" w:color="auto"/>
            </w:tcBorders>
            <w:hideMark/>
          </w:tcPr>
          <w:p w14:paraId="07C5C78D" w14:textId="77777777" w:rsidR="00002EA8" w:rsidRDefault="00002EA8" w:rsidP="00786B70">
            <w:pPr>
              <w:pStyle w:val="ListParagraph"/>
              <w:spacing w:after="3" w:line="360" w:lineRule="auto"/>
              <w:ind w:left="0"/>
              <w:rPr>
                <w:ins w:id="3369" w:author="Sacintha Raj" w:date="2023-01-26T01:03:00Z"/>
              </w:rPr>
            </w:pPr>
            <w:proofErr w:type="spellStart"/>
            <w:ins w:id="3370" w:author="Sacintha Raj" w:date="2023-01-26T01:03:00Z">
              <w:r>
                <w:t>ClaimId</w:t>
              </w:r>
              <w:proofErr w:type="spellEnd"/>
            </w:ins>
          </w:p>
        </w:tc>
      </w:tr>
      <w:tr w:rsidR="00002EA8" w14:paraId="2E9003FB" w14:textId="77777777" w:rsidTr="00786B70">
        <w:trPr>
          <w:ins w:id="3371"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12D8EACE" w14:textId="77777777" w:rsidR="00002EA8" w:rsidRDefault="00002EA8" w:rsidP="00786B70">
            <w:pPr>
              <w:pStyle w:val="ListParagraph"/>
              <w:spacing w:after="3" w:line="360" w:lineRule="auto"/>
              <w:ind w:left="0"/>
              <w:rPr>
                <w:ins w:id="3372" w:author="Sacintha Raj" w:date="2023-01-26T01:03:00Z"/>
              </w:rPr>
            </w:pPr>
            <w:proofErr w:type="spellStart"/>
            <w:ins w:id="3373" w:author="Sacintha Raj" w:date="2023-01-26T01:03:00Z">
              <w:r>
                <w:t>UpdateClaim</w:t>
              </w:r>
              <w:proofErr w:type="spellEnd"/>
            </w:ins>
          </w:p>
        </w:tc>
        <w:tc>
          <w:tcPr>
            <w:tcW w:w="3708" w:type="dxa"/>
            <w:tcBorders>
              <w:top w:val="single" w:sz="4" w:space="0" w:color="auto"/>
              <w:left w:val="single" w:sz="4" w:space="0" w:color="auto"/>
              <w:bottom w:val="single" w:sz="4" w:space="0" w:color="auto"/>
              <w:right w:val="single" w:sz="4" w:space="0" w:color="auto"/>
            </w:tcBorders>
            <w:hideMark/>
          </w:tcPr>
          <w:p w14:paraId="26B4AA0B" w14:textId="77777777" w:rsidR="00002EA8" w:rsidRDefault="00002EA8" w:rsidP="00786B70">
            <w:pPr>
              <w:pStyle w:val="ListParagraph"/>
              <w:spacing w:after="3" w:line="360" w:lineRule="auto"/>
              <w:ind w:left="0"/>
              <w:rPr>
                <w:ins w:id="3374" w:author="Sacintha Raj" w:date="2023-01-26T01:03:00Z"/>
              </w:rPr>
            </w:pPr>
            <w:proofErr w:type="spellStart"/>
            <w:ins w:id="3375" w:author="Sacintha Raj" w:date="2023-01-26T01:03:00Z">
              <w:r>
                <w:t>UpdateClaim</w:t>
              </w:r>
              <w:proofErr w:type="spellEnd"/>
            </w:ins>
          </w:p>
        </w:tc>
        <w:tc>
          <w:tcPr>
            <w:tcW w:w="1552" w:type="dxa"/>
            <w:tcBorders>
              <w:top w:val="single" w:sz="4" w:space="0" w:color="auto"/>
              <w:left w:val="single" w:sz="4" w:space="0" w:color="auto"/>
              <w:bottom w:val="single" w:sz="4" w:space="0" w:color="auto"/>
              <w:right w:val="single" w:sz="4" w:space="0" w:color="auto"/>
            </w:tcBorders>
            <w:hideMark/>
          </w:tcPr>
          <w:p w14:paraId="7BEC2D3A" w14:textId="77777777" w:rsidR="00002EA8" w:rsidRDefault="00002EA8" w:rsidP="00786B70">
            <w:pPr>
              <w:pStyle w:val="ListParagraph"/>
              <w:spacing w:after="3" w:line="360" w:lineRule="auto"/>
              <w:ind w:left="0"/>
              <w:rPr>
                <w:ins w:id="3376" w:author="Sacintha Raj" w:date="2023-01-26T01:03:00Z"/>
              </w:rPr>
            </w:pPr>
            <w:proofErr w:type="spellStart"/>
            <w:ins w:id="3377" w:author="Sacintha Raj" w:date="2023-01-26T01:03:00Z">
              <w:r>
                <w:t>ClaimId</w:t>
              </w:r>
              <w:proofErr w:type="spellEnd"/>
            </w:ins>
          </w:p>
        </w:tc>
      </w:tr>
      <w:tr w:rsidR="00002EA8" w14:paraId="6A54810D" w14:textId="77777777" w:rsidTr="00786B70">
        <w:trPr>
          <w:ins w:id="3378"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65F57C0A" w14:textId="77777777" w:rsidR="00002EA8" w:rsidRDefault="00002EA8" w:rsidP="00786B70">
            <w:pPr>
              <w:pStyle w:val="ListParagraph"/>
              <w:spacing w:after="3" w:line="360" w:lineRule="auto"/>
              <w:ind w:left="0"/>
              <w:rPr>
                <w:ins w:id="3379" w:author="Sacintha Raj" w:date="2023-01-26T01:03:00Z"/>
              </w:rPr>
            </w:pPr>
            <w:proofErr w:type="spellStart"/>
            <w:ins w:id="3380" w:author="Sacintha Raj" w:date="2023-01-26T01:03:00Z">
              <w:r>
                <w:t>CreateMovement</w:t>
              </w:r>
              <w:proofErr w:type="spellEnd"/>
            </w:ins>
          </w:p>
        </w:tc>
        <w:tc>
          <w:tcPr>
            <w:tcW w:w="3708" w:type="dxa"/>
            <w:tcBorders>
              <w:top w:val="single" w:sz="4" w:space="0" w:color="auto"/>
              <w:left w:val="single" w:sz="4" w:space="0" w:color="auto"/>
              <w:bottom w:val="single" w:sz="4" w:space="0" w:color="auto"/>
              <w:right w:val="single" w:sz="4" w:space="0" w:color="auto"/>
            </w:tcBorders>
            <w:hideMark/>
          </w:tcPr>
          <w:p w14:paraId="15A46CE5" w14:textId="77777777" w:rsidR="00002EA8" w:rsidRDefault="00002EA8" w:rsidP="00786B70">
            <w:pPr>
              <w:pStyle w:val="ListParagraph"/>
              <w:spacing w:after="3" w:line="360" w:lineRule="auto"/>
              <w:ind w:left="0"/>
              <w:rPr>
                <w:ins w:id="3381" w:author="Sacintha Raj" w:date="2023-01-26T01:03:00Z"/>
              </w:rPr>
            </w:pPr>
            <w:proofErr w:type="spellStart"/>
            <w:ins w:id="3382" w:author="Sacintha Raj" w:date="2023-01-26T01:03:00Z">
              <w:r>
                <w:t>CreateMovement</w:t>
              </w:r>
              <w:proofErr w:type="spellEnd"/>
            </w:ins>
          </w:p>
        </w:tc>
        <w:tc>
          <w:tcPr>
            <w:tcW w:w="1552" w:type="dxa"/>
            <w:tcBorders>
              <w:top w:val="single" w:sz="4" w:space="0" w:color="auto"/>
              <w:left w:val="single" w:sz="4" w:space="0" w:color="auto"/>
              <w:bottom w:val="single" w:sz="4" w:space="0" w:color="auto"/>
              <w:right w:val="single" w:sz="4" w:space="0" w:color="auto"/>
            </w:tcBorders>
            <w:hideMark/>
          </w:tcPr>
          <w:p w14:paraId="5FF237D3" w14:textId="77777777" w:rsidR="00002EA8" w:rsidRDefault="00002EA8" w:rsidP="00786B70">
            <w:pPr>
              <w:pStyle w:val="ListParagraph"/>
              <w:spacing w:after="3" w:line="360" w:lineRule="auto"/>
              <w:ind w:left="0"/>
              <w:rPr>
                <w:ins w:id="3383" w:author="Sacintha Raj" w:date="2023-01-26T01:03:00Z"/>
              </w:rPr>
            </w:pPr>
            <w:proofErr w:type="spellStart"/>
            <w:ins w:id="3384" w:author="Sacintha Raj" w:date="2023-01-26T01:03:00Z">
              <w:r>
                <w:t>MovementId</w:t>
              </w:r>
              <w:proofErr w:type="spellEnd"/>
            </w:ins>
          </w:p>
        </w:tc>
      </w:tr>
      <w:tr w:rsidR="00002EA8" w14:paraId="1836905B" w14:textId="77777777" w:rsidTr="00786B70">
        <w:trPr>
          <w:ins w:id="3385"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46E7C30A" w14:textId="77777777" w:rsidR="00002EA8" w:rsidRDefault="00002EA8" w:rsidP="00786B70">
            <w:pPr>
              <w:pStyle w:val="ListParagraph"/>
              <w:spacing w:after="3" w:line="360" w:lineRule="auto"/>
              <w:ind w:left="0"/>
              <w:rPr>
                <w:ins w:id="3386" w:author="Sacintha Raj" w:date="2023-01-26T01:03:00Z"/>
              </w:rPr>
            </w:pPr>
            <w:proofErr w:type="spellStart"/>
            <w:ins w:id="3387" w:author="Sacintha Raj" w:date="2023-01-26T01:03:00Z">
              <w:r>
                <w:t>PostClaimMovementToLedger</w:t>
              </w:r>
              <w:proofErr w:type="spellEnd"/>
            </w:ins>
          </w:p>
        </w:tc>
        <w:tc>
          <w:tcPr>
            <w:tcW w:w="3708" w:type="dxa"/>
            <w:tcBorders>
              <w:top w:val="single" w:sz="4" w:space="0" w:color="auto"/>
              <w:left w:val="single" w:sz="4" w:space="0" w:color="auto"/>
              <w:bottom w:val="single" w:sz="4" w:space="0" w:color="auto"/>
              <w:right w:val="single" w:sz="4" w:space="0" w:color="auto"/>
            </w:tcBorders>
            <w:hideMark/>
          </w:tcPr>
          <w:p w14:paraId="44321F03" w14:textId="77777777" w:rsidR="00002EA8" w:rsidRDefault="00002EA8" w:rsidP="00786B70">
            <w:pPr>
              <w:pStyle w:val="ListParagraph"/>
              <w:spacing w:after="3" w:line="360" w:lineRule="auto"/>
              <w:ind w:left="0"/>
              <w:rPr>
                <w:ins w:id="3388" w:author="Sacintha Raj" w:date="2023-01-26T01:03:00Z"/>
              </w:rPr>
            </w:pPr>
            <w:proofErr w:type="spellStart"/>
            <w:ins w:id="3389" w:author="Sacintha Raj" w:date="2023-01-26T01:03:00Z">
              <w:r>
                <w:t>PostClaimMovementToLedger</w:t>
              </w:r>
              <w:proofErr w:type="spellEnd"/>
            </w:ins>
          </w:p>
        </w:tc>
        <w:tc>
          <w:tcPr>
            <w:tcW w:w="1552" w:type="dxa"/>
            <w:tcBorders>
              <w:top w:val="single" w:sz="4" w:space="0" w:color="auto"/>
              <w:left w:val="single" w:sz="4" w:space="0" w:color="auto"/>
              <w:bottom w:val="single" w:sz="4" w:space="0" w:color="auto"/>
              <w:right w:val="single" w:sz="4" w:space="0" w:color="auto"/>
            </w:tcBorders>
            <w:hideMark/>
          </w:tcPr>
          <w:p w14:paraId="51DCA1C3" w14:textId="77777777" w:rsidR="00002EA8" w:rsidRDefault="00002EA8" w:rsidP="00786B70">
            <w:pPr>
              <w:pStyle w:val="ListParagraph"/>
              <w:spacing w:after="3" w:line="360" w:lineRule="auto"/>
              <w:ind w:left="0"/>
              <w:rPr>
                <w:ins w:id="3390" w:author="Sacintha Raj" w:date="2023-01-26T01:03:00Z"/>
              </w:rPr>
            </w:pPr>
            <w:proofErr w:type="spellStart"/>
            <w:ins w:id="3391" w:author="Sacintha Raj" w:date="2023-01-26T01:03:00Z">
              <w:r>
                <w:t>MovementId</w:t>
              </w:r>
              <w:proofErr w:type="spellEnd"/>
            </w:ins>
          </w:p>
        </w:tc>
      </w:tr>
      <w:tr w:rsidR="00002EA8" w14:paraId="31163E71" w14:textId="77777777" w:rsidTr="00786B70">
        <w:trPr>
          <w:ins w:id="3392"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004CB6B9" w14:textId="77777777" w:rsidR="00002EA8" w:rsidRDefault="00002EA8" w:rsidP="00786B70">
            <w:pPr>
              <w:pStyle w:val="ListParagraph"/>
              <w:spacing w:after="3" w:line="360" w:lineRule="auto"/>
              <w:ind w:left="0"/>
              <w:rPr>
                <w:ins w:id="3393" w:author="Sacintha Raj" w:date="2023-01-26T01:03:00Z"/>
              </w:rPr>
            </w:pPr>
            <w:proofErr w:type="spellStart"/>
            <w:ins w:id="3394" w:author="Sacintha Raj" w:date="2023-01-26T01:03:00Z">
              <w:r>
                <w:t>UpdateClaimMovementBrokerTransRef</w:t>
              </w:r>
              <w:proofErr w:type="spellEnd"/>
            </w:ins>
          </w:p>
        </w:tc>
        <w:tc>
          <w:tcPr>
            <w:tcW w:w="3708" w:type="dxa"/>
            <w:tcBorders>
              <w:top w:val="single" w:sz="4" w:space="0" w:color="auto"/>
              <w:left w:val="single" w:sz="4" w:space="0" w:color="auto"/>
              <w:bottom w:val="single" w:sz="4" w:space="0" w:color="auto"/>
              <w:right w:val="single" w:sz="4" w:space="0" w:color="auto"/>
            </w:tcBorders>
            <w:hideMark/>
          </w:tcPr>
          <w:p w14:paraId="1A0A8B82" w14:textId="77777777" w:rsidR="00002EA8" w:rsidRDefault="00002EA8" w:rsidP="00786B70">
            <w:pPr>
              <w:pStyle w:val="ListParagraph"/>
              <w:spacing w:after="3" w:line="360" w:lineRule="auto"/>
              <w:ind w:left="0"/>
              <w:rPr>
                <w:ins w:id="3395" w:author="Sacintha Raj" w:date="2023-01-26T01:03:00Z"/>
              </w:rPr>
            </w:pPr>
            <w:proofErr w:type="spellStart"/>
            <w:ins w:id="3396" w:author="Sacintha Raj" w:date="2023-01-26T01:03:00Z">
              <w:r>
                <w:t>UpdateClaimMovementBrokerTransRef</w:t>
              </w:r>
              <w:proofErr w:type="spellEnd"/>
            </w:ins>
          </w:p>
        </w:tc>
        <w:tc>
          <w:tcPr>
            <w:tcW w:w="1552" w:type="dxa"/>
            <w:tcBorders>
              <w:top w:val="single" w:sz="4" w:space="0" w:color="auto"/>
              <w:left w:val="single" w:sz="4" w:space="0" w:color="auto"/>
              <w:bottom w:val="single" w:sz="4" w:space="0" w:color="auto"/>
              <w:right w:val="single" w:sz="4" w:space="0" w:color="auto"/>
            </w:tcBorders>
            <w:hideMark/>
          </w:tcPr>
          <w:p w14:paraId="2196CBD4" w14:textId="77777777" w:rsidR="00002EA8" w:rsidRDefault="00002EA8" w:rsidP="00786B70">
            <w:pPr>
              <w:pStyle w:val="ListParagraph"/>
              <w:spacing w:after="3" w:line="360" w:lineRule="auto"/>
              <w:ind w:left="0"/>
              <w:rPr>
                <w:ins w:id="3397" w:author="Sacintha Raj" w:date="2023-01-26T01:03:00Z"/>
              </w:rPr>
            </w:pPr>
            <w:proofErr w:type="spellStart"/>
            <w:ins w:id="3398" w:author="Sacintha Raj" w:date="2023-01-26T01:03:00Z">
              <w:r>
                <w:t>BrokerRef</w:t>
              </w:r>
              <w:proofErr w:type="spellEnd"/>
            </w:ins>
          </w:p>
        </w:tc>
      </w:tr>
      <w:tr w:rsidR="00002EA8" w14:paraId="6A246A16" w14:textId="77777777" w:rsidTr="00786B70">
        <w:trPr>
          <w:ins w:id="3399"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3D664A78" w14:textId="77777777" w:rsidR="00002EA8" w:rsidRDefault="00002EA8" w:rsidP="00786B70">
            <w:pPr>
              <w:pStyle w:val="ListParagraph"/>
              <w:spacing w:after="3" w:line="360" w:lineRule="auto"/>
              <w:ind w:left="0"/>
              <w:rPr>
                <w:ins w:id="3400" w:author="Sacintha Raj" w:date="2023-01-26T01:03:00Z"/>
              </w:rPr>
            </w:pPr>
            <w:proofErr w:type="spellStart"/>
            <w:ins w:id="3401" w:author="Sacintha Raj" w:date="2023-01-26T01:03:00Z">
              <w:r>
                <w:t>CreateOrganisationNode</w:t>
              </w:r>
              <w:proofErr w:type="spellEnd"/>
            </w:ins>
          </w:p>
        </w:tc>
        <w:tc>
          <w:tcPr>
            <w:tcW w:w="3708" w:type="dxa"/>
            <w:tcBorders>
              <w:top w:val="single" w:sz="4" w:space="0" w:color="auto"/>
              <w:left w:val="single" w:sz="4" w:space="0" w:color="auto"/>
              <w:bottom w:val="single" w:sz="4" w:space="0" w:color="auto"/>
              <w:right w:val="single" w:sz="4" w:space="0" w:color="auto"/>
            </w:tcBorders>
            <w:hideMark/>
          </w:tcPr>
          <w:p w14:paraId="1843BA22" w14:textId="77777777" w:rsidR="00002EA8" w:rsidRDefault="00002EA8" w:rsidP="00786B70">
            <w:pPr>
              <w:pStyle w:val="ListParagraph"/>
              <w:spacing w:after="3" w:line="360" w:lineRule="auto"/>
              <w:ind w:left="0"/>
              <w:rPr>
                <w:ins w:id="3402" w:author="Sacintha Raj" w:date="2023-01-26T01:03:00Z"/>
              </w:rPr>
            </w:pPr>
            <w:proofErr w:type="spellStart"/>
            <w:ins w:id="3403" w:author="Sacintha Raj" w:date="2023-01-26T01:03:00Z">
              <w:r>
                <w:t>CreateOrganisationNode</w:t>
              </w:r>
              <w:proofErr w:type="spellEnd"/>
            </w:ins>
          </w:p>
        </w:tc>
        <w:tc>
          <w:tcPr>
            <w:tcW w:w="1552" w:type="dxa"/>
            <w:tcBorders>
              <w:top w:val="single" w:sz="4" w:space="0" w:color="auto"/>
              <w:left w:val="single" w:sz="4" w:space="0" w:color="auto"/>
              <w:bottom w:val="single" w:sz="4" w:space="0" w:color="auto"/>
              <w:right w:val="single" w:sz="4" w:space="0" w:color="auto"/>
            </w:tcBorders>
            <w:hideMark/>
          </w:tcPr>
          <w:p w14:paraId="79486A56" w14:textId="77777777" w:rsidR="00002EA8" w:rsidRDefault="00002EA8" w:rsidP="00786B70">
            <w:pPr>
              <w:pStyle w:val="ListParagraph"/>
              <w:spacing w:after="3" w:line="360" w:lineRule="auto"/>
              <w:ind w:left="0"/>
              <w:rPr>
                <w:ins w:id="3404" w:author="Sacintha Raj" w:date="2023-01-26T01:03:00Z"/>
              </w:rPr>
            </w:pPr>
            <w:proofErr w:type="spellStart"/>
            <w:ins w:id="3405" w:author="Sacintha Raj" w:date="2023-01-26T01:03:00Z">
              <w:r>
                <w:t>OrganisationId</w:t>
              </w:r>
              <w:proofErr w:type="spellEnd"/>
            </w:ins>
          </w:p>
        </w:tc>
      </w:tr>
      <w:tr w:rsidR="00002EA8" w14:paraId="225C77DA" w14:textId="77777777" w:rsidTr="00786B70">
        <w:trPr>
          <w:ins w:id="3406"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1206D025" w14:textId="77777777" w:rsidR="00002EA8" w:rsidRDefault="00002EA8" w:rsidP="00786B70">
            <w:pPr>
              <w:pStyle w:val="ListParagraph"/>
              <w:spacing w:after="3" w:line="360" w:lineRule="auto"/>
              <w:ind w:left="0"/>
              <w:rPr>
                <w:ins w:id="3407" w:author="Sacintha Raj" w:date="2023-01-26T01:03:00Z"/>
              </w:rPr>
            </w:pPr>
            <w:proofErr w:type="spellStart"/>
            <w:ins w:id="3408" w:author="Sacintha Raj" w:date="2023-01-26T01:03:00Z">
              <w:r>
                <w:t>UpdateOrganisationNode</w:t>
              </w:r>
              <w:proofErr w:type="spellEnd"/>
            </w:ins>
          </w:p>
        </w:tc>
        <w:tc>
          <w:tcPr>
            <w:tcW w:w="3708" w:type="dxa"/>
            <w:tcBorders>
              <w:top w:val="single" w:sz="4" w:space="0" w:color="auto"/>
              <w:left w:val="single" w:sz="4" w:space="0" w:color="auto"/>
              <w:bottom w:val="single" w:sz="4" w:space="0" w:color="auto"/>
              <w:right w:val="single" w:sz="4" w:space="0" w:color="auto"/>
            </w:tcBorders>
            <w:hideMark/>
          </w:tcPr>
          <w:p w14:paraId="2A6BE27A" w14:textId="77777777" w:rsidR="00002EA8" w:rsidRDefault="00002EA8" w:rsidP="00786B70">
            <w:pPr>
              <w:pStyle w:val="ListParagraph"/>
              <w:spacing w:after="3" w:line="360" w:lineRule="auto"/>
              <w:ind w:left="0"/>
              <w:rPr>
                <w:ins w:id="3409" w:author="Sacintha Raj" w:date="2023-01-26T01:03:00Z"/>
              </w:rPr>
            </w:pPr>
            <w:proofErr w:type="spellStart"/>
            <w:ins w:id="3410" w:author="Sacintha Raj" w:date="2023-01-26T01:03:00Z">
              <w:r>
                <w:t>UpdateOrganisationNode</w:t>
              </w:r>
              <w:proofErr w:type="spellEnd"/>
            </w:ins>
          </w:p>
        </w:tc>
        <w:tc>
          <w:tcPr>
            <w:tcW w:w="1552" w:type="dxa"/>
            <w:tcBorders>
              <w:top w:val="single" w:sz="4" w:space="0" w:color="auto"/>
              <w:left w:val="single" w:sz="4" w:space="0" w:color="auto"/>
              <w:bottom w:val="single" w:sz="4" w:space="0" w:color="auto"/>
              <w:right w:val="single" w:sz="4" w:space="0" w:color="auto"/>
            </w:tcBorders>
            <w:hideMark/>
          </w:tcPr>
          <w:p w14:paraId="07DC1D4B" w14:textId="77777777" w:rsidR="00002EA8" w:rsidRDefault="00002EA8" w:rsidP="00786B70">
            <w:pPr>
              <w:pStyle w:val="ListParagraph"/>
              <w:spacing w:after="3" w:line="360" w:lineRule="auto"/>
              <w:ind w:left="0"/>
              <w:rPr>
                <w:ins w:id="3411" w:author="Sacintha Raj" w:date="2023-01-26T01:03:00Z"/>
              </w:rPr>
            </w:pPr>
            <w:proofErr w:type="spellStart"/>
            <w:ins w:id="3412" w:author="Sacintha Raj" w:date="2023-01-26T01:03:00Z">
              <w:r>
                <w:t>OrganisationId</w:t>
              </w:r>
              <w:proofErr w:type="spellEnd"/>
            </w:ins>
          </w:p>
        </w:tc>
      </w:tr>
      <w:tr w:rsidR="00002EA8" w14:paraId="28B81583" w14:textId="77777777" w:rsidTr="00786B70">
        <w:trPr>
          <w:ins w:id="3413"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506EA31D" w14:textId="77777777" w:rsidR="00002EA8" w:rsidRDefault="00002EA8" w:rsidP="00786B70">
            <w:pPr>
              <w:pStyle w:val="ListParagraph"/>
              <w:tabs>
                <w:tab w:val="center" w:pos="1746"/>
              </w:tabs>
              <w:spacing w:after="3" w:line="360" w:lineRule="auto"/>
              <w:ind w:left="0"/>
              <w:rPr>
                <w:ins w:id="3414" w:author="Sacintha Raj" w:date="2023-01-26T01:03:00Z"/>
              </w:rPr>
            </w:pPr>
            <w:proofErr w:type="spellStart"/>
            <w:ins w:id="3415" w:author="Sacintha Raj" w:date="2023-01-26T01:03:00Z">
              <w:r>
                <w:t>GetClaim</w:t>
              </w:r>
              <w:proofErr w:type="spellEnd"/>
            </w:ins>
          </w:p>
        </w:tc>
        <w:tc>
          <w:tcPr>
            <w:tcW w:w="3708" w:type="dxa"/>
            <w:tcBorders>
              <w:top w:val="single" w:sz="4" w:space="0" w:color="auto"/>
              <w:left w:val="single" w:sz="4" w:space="0" w:color="auto"/>
              <w:bottom w:val="single" w:sz="4" w:space="0" w:color="auto"/>
              <w:right w:val="single" w:sz="4" w:space="0" w:color="auto"/>
            </w:tcBorders>
            <w:hideMark/>
          </w:tcPr>
          <w:p w14:paraId="3F745CDD" w14:textId="77777777" w:rsidR="00002EA8" w:rsidRDefault="00002EA8" w:rsidP="00786B70">
            <w:pPr>
              <w:pStyle w:val="ListParagraph"/>
              <w:spacing w:after="3" w:line="360" w:lineRule="auto"/>
              <w:ind w:left="0"/>
              <w:rPr>
                <w:ins w:id="3416" w:author="Sacintha Raj" w:date="2023-01-26T01:03:00Z"/>
              </w:rPr>
            </w:pPr>
            <w:proofErr w:type="spellStart"/>
            <w:ins w:id="3417" w:author="Sacintha Raj" w:date="2023-01-26T01:03:00Z">
              <w:r>
                <w:t>CreateMovement</w:t>
              </w:r>
              <w:proofErr w:type="spellEnd"/>
            </w:ins>
          </w:p>
        </w:tc>
        <w:tc>
          <w:tcPr>
            <w:tcW w:w="1552" w:type="dxa"/>
            <w:tcBorders>
              <w:top w:val="single" w:sz="4" w:space="0" w:color="auto"/>
              <w:left w:val="single" w:sz="4" w:space="0" w:color="auto"/>
              <w:bottom w:val="single" w:sz="4" w:space="0" w:color="auto"/>
              <w:right w:val="single" w:sz="4" w:space="0" w:color="auto"/>
            </w:tcBorders>
            <w:hideMark/>
          </w:tcPr>
          <w:p w14:paraId="6E1B4F24" w14:textId="77777777" w:rsidR="00002EA8" w:rsidRDefault="00002EA8" w:rsidP="00786B70">
            <w:pPr>
              <w:pStyle w:val="ListParagraph"/>
              <w:spacing w:after="3" w:line="360" w:lineRule="auto"/>
              <w:ind w:left="0"/>
              <w:rPr>
                <w:ins w:id="3418" w:author="Sacintha Raj" w:date="2023-01-26T01:03:00Z"/>
              </w:rPr>
            </w:pPr>
            <w:proofErr w:type="spellStart"/>
            <w:ins w:id="3419" w:author="Sacintha Raj" w:date="2023-01-26T01:03:00Z">
              <w:r>
                <w:t>Movemnet</w:t>
              </w:r>
              <w:proofErr w:type="spellEnd"/>
              <w:r>
                <w:t xml:space="preserve"> Id</w:t>
              </w:r>
            </w:ins>
          </w:p>
        </w:tc>
      </w:tr>
      <w:tr w:rsidR="00002EA8" w14:paraId="210952DD" w14:textId="77777777" w:rsidTr="00786B70">
        <w:trPr>
          <w:ins w:id="3420"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391DF8C4" w14:textId="77777777" w:rsidR="00002EA8" w:rsidRDefault="00002EA8" w:rsidP="00786B70">
            <w:pPr>
              <w:pStyle w:val="ListParagraph"/>
              <w:spacing w:after="3" w:line="360" w:lineRule="auto"/>
              <w:ind w:left="0"/>
              <w:rPr>
                <w:ins w:id="3421" w:author="Sacintha Raj" w:date="2023-01-26T01:03:00Z"/>
              </w:rPr>
            </w:pPr>
            <w:proofErr w:type="spellStart"/>
            <w:ins w:id="3422" w:author="Sacintha Raj" w:date="2023-01-26T01:03:00Z">
              <w:r>
                <w:t>GetClaim</w:t>
              </w:r>
              <w:proofErr w:type="spellEnd"/>
            </w:ins>
          </w:p>
        </w:tc>
        <w:tc>
          <w:tcPr>
            <w:tcW w:w="3708" w:type="dxa"/>
            <w:tcBorders>
              <w:top w:val="single" w:sz="4" w:space="0" w:color="auto"/>
              <w:left w:val="single" w:sz="4" w:space="0" w:color="auto"/>
              <w:bottom w:val="single" w:sz="4" w:space="0" w:color="auto"/>
              <w:right w:val="single" w:sz="4" w:space="0" w:color="auto"/>
            </w:tcBorders>
            <w:hideMark/>
          </w:tcPr>
          <w:p w14:paraId="4DDD3731" w14:textId="77777777" w:rsidR="00002EA8" w:rsidRDefault="00002EA8" w:rsidP="00786B70">
            <w:pPr>
              <w:pStyle w:val="ListParagraph"/>
              <w:spacing w:after="3" w:line="360" w:lineRule="auto"/>
              <w:ind w:left="0"/>
              <w:rPr>
                <w:ins w:id="3423" w:author="Sacintha Raj" w:date="2023-01-26T01:03:00Z"/>
              </w:rPr>
            </w:pPr>
            <w:proofErr w:type="spellStart"/>
            <w:ins w:id="3424" w:author="Sacintha Raj" w:date="2023-01-26T01:03:00Z">
              <w:r>
                <w:t>CreateClaim</w:t>
              </w:r>
              <w:proofErr w:type="spellEnd"/>
            </w:ins>
          </w:p>
        </w:tc>
        <w:tc>
          <w:tcPr>
            <w:tcW w:w="1552" w:type="dxa"/>
            <w:tcBorders>
              <w:top w:val="single" w:sz="4" w:space="0" w:color="auto"/>
              <w:left w:val="single" w:sz="4" w:space="0" w:color="auto"/>
              <w:bottom w:val="single" w:sz="4" w:space="0" w:color="auto"/>
              <w:right w:val="single" w:sz="4" w:space="0" w:color="auto"/>
            </w:tcBorders>
          </w:tcPr>
          <w:p w14:paraId="3A9B3149" w14:textId="77777777" w:rsidR="00002EA8" w:rsidRDefault="00002EA8" w:rsidP="00786B70">
            <w:pPr>
              <w:pStyle w:val="ListParagraph"/>
              <w:spacing w:after="3" w:line="360" w:lineRule="auto"/>
              <w:ind w:left="0"/>
              <w:rPr>
                <w:ins w:id="3425" w:author="Sacintha Raj" w:date="2023-01-26T01:03:00Z"/>
              </w:rPr>
            </w:pPr>
            <w:proofErr w:type="spellStart"/>
            <w:ins w:id="3426" w:author="Sacintha Raj" w:date="2023-01-26T01:03:00Z">
              <w:r>
                <w:t>ClaimId</w:t>
              </w:r>
              <w:proofErr w:type="spellEnd"/>
            </w:ins>
          </w:p>
          <w:p w14:paraId="6EBE993B" w14:textId="77777777" w:rsidR="00002EA8" w:rsidRDefault="00002EA8" w:rsidP="00786B70">
            <w:pPr>
              <w:pStyle w:val="ListParagraph"/>
              <w:spacing w:after="3" w:line="360" w:lineRule="auto"/>
              <w:ind w:left="0"/>
              <w:rPr>
                <w:ins w:id="3427" w:author="Sacintha Raj" w:date="2023-01-26T01:03:00Z"/>
              </w:rPr>
            </w:pPr>
          </w:p>
        </w:tc>
      </w:tr>
      <w:tr w:rsidR="00002EA8" w14:paraId="2CCC3DC8" w14:textId="77777777" w:rsidTr="00786B70">
        <w:trPr>
          <w:ins w:id="3428" w:author="Sacintha Raj" w:date="2023-01-26T01:03:00Z"/>
        </w:trPr>
        <w:tc>
          <w:tcPr>
            <w:tcW w:w="3708" w:type="dxa"/>
            <w:tcBorders>
              <w:top w:val="single" w:sz="4" w:space="0" w:color="auto"/>
              <w:left w:val="single" w:sz="4" w:space="0" w:color="auto"/>
              <w:bottom w:val="single" w:sz="4" w:space="0" w:color="auto"/>
              <w:right w:val="single" w:sz="4" w:space="0" w:color="auto"/>
            </w:tcBorders>
            <w:hideMark/>
          </w:tcPr>
          <w:p w14:paraId="7DBCA772" w14:textId="77777777" w:rsidR="00002EA8" w:rsidRDefault="00002EA8" w:rsidP="00786B70">
            <w:pPr>
              <w:pStyle w:val="ListParagraph"/>
              <w:spacing w:after="3" w:line="360" w:lineRule="auto"/>
              <w:ind w:left="0"/>
              <w:rPr>
                <w:ins w:id="3429" w:author="Sacintha Raj" w:date="2023-01-26T01:03:00Z"/>
              </w:rPr>
            </w:pPr>
            <w:ins w:id="3430" w:author="Sacintha Raj" w:date="2023-01-26T01:03:00Z">
              <w:r>
                <w:t>Lookup</w:t>
              </w:r>
            </w:ins>
          </w:p>
        </w:tc>
        <w:tc>
          <w:tcPr>
            <w:tcW w:w="3708" w:type="dxa"/>
            <w:tcBorders>
              <w:top w:val="single" w:sz="4" w:space="0" w:color="auto"/>
              <w:left w:val="single" w:sz="4" w:space="0" w:color="auto"/>
              <w:bottom w:val="single" w:sz="4" w:space="0" w:color="auto"/>
              <w:right w:val="single" w:sz="4" w:space="0" w:color="auto"/>
            </w:tcBorders>
            <w:hideMark/>
          </w:tcPr>
          <w:p w14:paraId="4970C556" w14:textId="77777777" w:rsidR="00002EA8" w:rsidRDefault="00002EA8" w:rsidP="00786B70">
            <w:pPr>
              <w:pStyle w:val="ListParagraph"/>
              <w:spacing w:after="3" w:line="360" w:lineRule="auto"/>
              <w:ind w:left="0"/>
              <w:rPr>
                <w:ins w:id="3431" w:author="Sacintha Raj" w:date="2023-01-26T01:03:00Z"/>
              </w:rPr>
            </w:pPr>
            <w:proofErr w:type="spellStart"/>
            <w:ins w:id="3432" w:author="Sacintha Raj" w:date="2023-01-26T01:03:00Z">
              <w:r>
                <w:t>CreateOrganisationNode</w:t>
              </w:r>
              <w:proofErr w:type="spellEnd"/>
            </w:ins>
          </w:p>
        </w:tc>
        <w:tc>
          <w:tcPr>
            <w:tcW w:w="1552" w:type="dxa"/>
            <w:tcBorders>
              <w:top w:val="single" w:sz="4" w:space="0" w:color="auto"/>
              <w:left w:val="single" w:sz="4" w:space="0" w:color="auto"/>
              <w:bottom w:val="single" w:sz="4" w:space="0" w:color="auto"/>
              <w:right w:val="single" w:sz="4" w:space="0" w:color="auto"/>
            </w:tcBorders>
            <w:hideMark/>
          </w:tcPr>
          <w:p w14:paraId="064F5714" w14:textId="77777777" w:rsidR="00002EA8" w:rsidRDefault="00002EA8" w:rsidP="00786B70">
            <w:pPr>
              <w:pStyle w:val="ListParagraph"/>
              <w:spacing w:after="3" w:line="360" w:lineRule="auto"/>
              <w:ind w:left="0"/>
              <w:rPr>
                <w:ins w:id="3433" w:author="Sacintha Raj" w:date="2023-01-26T01:03:00Z"/>
              </w:rPr>
            </w:pPr>
            <w:proofErr w:type="spellStart"/>
            <w:ins w:id="3434" w:author="Sacintha Raj" w:date="2023-01-26T01:03:00Z">
              <w:r>
                <w:t>OrganisationId</w:t>
              </w:r>
              <w:proofErr w:type="spellEnd"/>
            </w:ins>
          </w:p>
        </w:tc>
      </w:tr>
    </w:tbl>
    <w:p w14:paraId="326AFF3E" w14:textId="77777777" w:rsidR="00002EA8" w:rsidRDefault="00002EA8" w:rsidP="00002EA8">
      <w:pPr>
        <w:rPr>
          <w:ins w:id="3435" w:author="Sacintha Raj" w:date="2023-01-26T01:03:00Z"/>
          <w:b/>
        </w:rPr>
      </w:pPr>
    </w:p>
    <w:p w14:paraId="4DCEC257" w14:textId="77777777" w:rsidR="00002EA8" w:rsidRDefault="00002EA8" w:rsidP="00002EA8">
      <w:pPr>
        <w:rPr>
          <w:ins w:id="3436" w:author="Sacintha Raj" w:date="2023-01-26T01:03:00Z"/>
          <w:b/>
        </w:rPr>
      </w:pPr>
    </w:p>
    <w:p w14:paraId="10027520" w14:textId="77777777" w:rsidR="00002EA8" w:rsidRDefault="00002EA8" w:rsidP="00002EA8">
      <w:pPr>
        <w:rPr>
          <w:ins w:id="3437" w:author="Sacintha Raj" w:date="2023-01-26T01:03:00Z"/>
          <w:b/>
        </w:rPr>
      </w:pPr>
    </w:p>
    <w:p w14:paraId="49540738" w14:textId="77777777" w:rsidR="00002EA8" w:rsidRDefault="00002EA8" w:rsidP="00002EA8">
      <w:pPr>
        <w:rPr>
          <w:ins w:id="3438" w:author="Sacintha Raj" w:date="2023-01-26T01:03:00Z"/>
          <w:b/>
        </w:rPr>
      </w:pPr>
    </w:p>
    <w:p w14:paraId="37A5CAD5" w14:textId="77777777" w:rsidR="00002EA8" w:rsidRDefault="00002EA8" w:rsidP="00002EA8">
      <w:pPr>
        <w:rPr>
          <w:ins w:id="3439" w:author="Sacintha Raj" w:date="2023-01-26T01:03:00Z"/>
          <w:b/>
        </w:rPr>
      </w:pPr>
    </w:p>
    <w:p w14:paraId="6E631EE6" w14:textId="77777777" w:rsidR="00002EA8" w:rsidRDefault="00002EA8" w:rsidP="00002EA8">
      <w:pPr>
        <w:rPr>
          <w:ins w:id="3440" w:author="Sacintha Raj" w:date="2023-01-26T01:03:00Z"/>
          <w:b/>
        </w:rPr>
      </w:pPr>
    </w:p>
    <w:p w14:paraId="6BA54F5E" w14:textId="77777777" w:rsidR="00002EA8" w:rsidRDefault="00002EA8" w:rsidP="00002EA8">
      <w:pPr>
        <w:rPr>
          <w:ins w:id="3441" w:author="Sacintha Raj" w:date="2023-01-26T01:03:00Z"/>
          <w:b/>
        </w:rPr>
      </w:pPr>
    </w:p>
    <w:p w14:paraId="3FE2C60E" w14:textId="77777777" w:rsidR="00002EA8" w:rsidRDefault="00002EA8" w:rsidP="00002EA8">
      <w:pPr>
        <w:rPr>
          <w:ins w:id="3442" w:author="Sacintha Raj" w:date="2023-01-26T01:03:00Z"/>
          <w:b/>
        </w:rPr>
      </w:pPr>
    </w:p>
    <w:p w14:paraId="79D4D921" w14:textId="77777777" w:rsidR="00002EA8" w:rsidRDefault="00002EA8" w:rsidP="00002EA8">
      <w:pPr>
        <w:rPr>
          <w:ins w:id="3443" w:author="Sacintha Raj" w:date="2023-01-26T01:03:00Z"/>
          <w:b/>
        </w:rPr>
      </w:pPr>
    </w:p>
    <w:p w14:paraId="759AC337" w14:textId="77777777" w:rsidR="00002EA8" w:rsidRDefault="00002EA8" w:rsidP="00002EA8">
      <w:pPr>
        <w:rPr>
          <w:ins w:id="3444" w:author="Sacintha Raj" w:date="2023-01-26T01:03:00Z"/>
          <w:b/>
        </w:rPr>
      </w:pPr>
    </w:p>
    <w:p w14:paraId="4D401B7A" w14:textId="77777777" w:rsidR="00002EA8" w:rsidRDefault="00002EA8" w:rsidP="00002EA8">
      <w:pPr>
        <w:rPr>
          <w:ins w:id="3445" w:author="Sacintha Raj" w:date="2023-01-26T01:03:00Z"/>
          <w:b/>
        </w:rPr>
      </w:pPr>
    </w:p>
    <w:p w14:paraId="2F6AF2F5" w14:textId="77777777" w:rsidR="00002EA8" w:rsidRDefault="00002EA8" w:rsidP="00002EA8">
      <w:pPr>
        <w:rPr>
          <w:ins w:id="3446" w:author="Sacintha Raj" w:date="2023-01-26T01:03:00Z"/>
          <w:b/>
        </w:rPr>
      </w:pPr>
    </w:p>
    <w:p w14:paraId="34F78077" w14:textId="77777777" w:rsidR="00002EA8" w:rsidRDefault="00002EA8" w:rsidP="00002EA8">
      <w:pPr>
        <w:rPr>
          <w:ins w:id="3447" w:author="Sacintha Raj" w:date="2023-01-26T01:03:00Z"/>
          <w:b/>
        </w:rPr>
      </w:pPr>
    </w:p>
    <w:p w14:paraId="16081872" w14:textId="77777777" w:rsidR="00002EA8" w:rsidRDefault="00002EA8" w:rsidP="00002EA8">
      <w:pPr>
        <w:rPr>
          <w:ins w:id="3448" w:author="Sacintha Raj" w:date="2023-01-26T01:03:00Z"/>
          <w:b/>
        </w:rPr>
      </w:pPr>
    </w:p>
    <w:p w14:paraId="4F9E7E44" w14:textId="77777777" w:rsidR="00002EA8" w:rsidRDefault="00002EA8" w:rsidP="00002EA8">
      <w:pPr>
        <w:rPr>
          <w:ins w:id="3449" w:author="Sacintha Raj" w:date="2023-01-26T01:03:00Z"/>
          <w:b/>
        </w:rPr>
      </w:pPr>
    </w:p>
    <w:p w14:paraId="0E5EE108" w14:textId="77777777" w:rsidR="00002EA8" w:rsidRDefault="00002EA8" w:rsidP="00002EA8">
      <w:pPr>
        <w:rPr>
          <w:ins w:id="3450" w:author="Sacintha Raj" w:date="2023-01-26T01:03:00Z"/>
          <w:b/>
        </w:rPr>
      </w:pPr>
    </w:p>
    <w:p w14:paraId="68EB99B7" w14:textId="77777777" w:rsidR="00002EA8" w:rsidRDefault="00002EA8" w:rsidP="00002EA8">
      <w:pPr>
        <w:rPr>
          <w:ins w:id="3451" w:author="Sacintha Raj" w:date="2023-01-26T01:03:00Z"/>
          <w:b/>
        </w:rPr>
      </w:pPr>
    </w:p>
    <w:p w14:paraId="3174E8F5" w14:textId="77777777" w:rsidR="00002EA8" w:rsidRDefault="00002EA8" w:rsidP="00002EA8">
      <w:pPr>
        <w:rPr>
          <w:ins w:id="3452" w:author="Sacintha Raj" w:date="2023-01-26T01:03:00Z"/>
          <w:b/>
        </w:rPr>
      </w:pPr>
    </w:p>
    <w:p w14:paraId="6D19D2EC" w14:textId="77777777" w:rsidR="00002EA8" w:rsidRDefault="00002EA8" w:rsidP="00002EA8">
      <w:pPr>
        <w:rPr>
          <w:ins w:id="3453" w:author="Sacintha Raj" w:date="2023-01-26T01:03:00Z"/>
          <w:b/>
        </w:rPr>
      </w:pPr>
    </w:p>
    <w:p w14:paraId="12BD925C" w14:textId="77777777" w:rsidR="00002EA8" w:rsidRDefault="00002EA8" w:rsidP="00002EA8">
      <w:pPr>
        <w:rPr>
          <w:ins w:id="3454" w:author="Sacintha Raj" w:date="2023-01-26T01:03:00Z"/>
          <w:b/>
        </w:rPr>
      </w:pPr>
    </w:p>
    <w:p w14:paraId="3149B2A9" w14:textId="0FB6CDA3" w:rsidR="003A3497" w:rsidRPr="003A3497" w:rsidDel="00134CEC" w:rsidRDefault="003A3497" w:rsidP="003A3497">
      <w:pPr>
        <w:rPr>
          <w:del w:id="3455" w:author="Sacintha Raj" w:date="2023-01-26T01:14:00Z"/>
          <w:rPrChange w:id="3456" w:author="Sacintha Raj" w:date="2023-01-26T00:57:00Z">
            <w:rPr>
              <w:del w:id="3457" w:author="Sacintha Raj" w:date="2023-01-26T01:14:00Z"/>
            </w:rPr>
          </w:rPrChange>
        </w:rPr>
        <w:pPrChange w:id="3458" w:author="Sacintha Raj" w:date="2023-01-26T00:57:00Z">
          <w:pPr>
            <w:pStyle w:val="ListParagraph"/>
            <w:numPr>
              <w:numId w:val="8"/>
            </w:numPr>
            <w:spacing w:after="3" w:line="259" w:lineRule="auto"/>
            <w:ind w:hanging="360"/>
          </w:pPr>
        </w:pPrChange>
      </w:pPr>
      <w:bookmarkStart w:id="3459" w:name="_Toc125592976"/>
      <w:bookmarkEnd w:id="3459"/>
    </w:p>
    <w:p w14:paraId="2F78DE3D" w14:textId="04147B41" w:rsidR="007A6DCA" w:rsidRPr="007A6DCA" w:rsidRDefault="007A6DCA" w:rsidP="009C04D2">
      <w:pPr>
        <w:pStyle w:val="Heading2"/>
      </w:pPr>
      <w:bookmarkStart w:id="3460" w:name="_Toc467235693"/>
      <w:bookmarkStart w:id="3461" w:name="_Toc125592977"/>
      <w:r w:rsidRPr="007A6DCA">
        <w:t>Approach</w:t>
      </w:r>
      <w:bookmarkEnd w:id="3461"/>
      <w:r>
        <w:t xml:space="preserve"> </w:t>
      </w:r>
      <w:bookmarkEnd w:id="3460"/>
    </w:p>
    <w:p w14:paraId="4AF28880" w14:textId="79459F9E" w:rsidR="007A6DCA" w:rsidRPr="00554739" w:rsidRDefault="007A6DCA" w:rsidP="00554739">
      <w:pPr>
        <w:pStyle w:val="Heading3"/>
        <w:ind w:left="993" w:hanging="567"/>
        <w:rPr>
          <w:rFonts w:eastAsia="MS Gothic"/>
          <w:color w:val="4F81BD"/>
          <w:sz w:val="28"/>
          <w:rPrChange w:id="3462" w:author="Sacintha Raj" w:date="2023-01-26T01:42:00Z">
            <w:rPr/>
          </w:rPrChange>
        </w:rPr>
        <w:pPrChange w:id="3463" w:author="Sacintha Raj" w:date="2023-01-26T01:42:00Z">
          <w:pPr>
            <w:pStyle w:val="Heading3"/>
          </w:pPr>
        </w:pPrChange>
      </w:pPr>
      <w:bookmarkStart w:id="3464" w:name="_Toc467235694"/>
      <w:r w:rsidRPr="00554739">
        <w:rPr>
          <w:rFonts w:eastAsia="MS Gothic"/>
          <w:color w:val="4F81BD"/>
          <w:sz w:val="28"/>
          <w:rPrChange w:id="3465" w:author="Sacintha Raj" w:date="2023-01-26T01:42:00Z">
            <w:rPr>
              <w:rStyle w:val="Heading3Char"/>
              <w:b/>
              <w:bCs/>
            </w:rPr>
          </w:rPrChange>
        </w:rPr>
        <w:t>Technology</w:t>
      </w:r>
      <w:bookmarkEnd w:id="3464"/>
      <w:r w:rsidRPr="00554739">
        <w:rPr>
          <w:rFonts w:eastAsia="MS Gothic"/>
          <w:color w:val="4F81BD"/>
          <w:sz w:val="28"/>
          <w:rPrChange w:id="3466" w:author="Sacintha Raj" w:date="2023-01-26T01:42:00Z">
            <w:rPr/>
          </w:rPrChange>
        </w:rPr>
        <w:t xml:space="preserve"> </w:t>
      </w:r>
    </w:p>
    <w:p w14:paraId="7F0960CA" w14:textId="77777777" w:rsidR="00163D51" w:rsidRPr="00163D51" w:rsidRDefault="00163D51" w:rsidP="00163D51"/>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70"/>
      </w:tblGrid>
      <w:tr w:rsidR="00AB31E8" w:rsidRPr="00D17F01" w14:paraId="0C148D23" w14:textId="64F2D5EA" w:rsidTr="00554739">
        <w:trPr>
          <w:tblHeader/>
        </w:trPr>
        <w:tc>
          <w:tcPr>
            <w:tcW w:w="4846" w:type="dxa"/>
            <w:shd w:val="clear" w:color="auto" w:fill="00B0F0"/>
          </w:tcPr>
          <w:p w14:paraId="29F73763" w14:textId="77777777" w:rsidR="00AB31E8" w:rsidRPr="003A7871" w:rsidRDefault="00AB31E8" w:rsidP="00221D59">
            <w:pPr>
              <w:spacing w:line="360" w:lineRule="auto"/>
              <w:rPr>
                <w:b/>
                <w:color w:val="FFFFFF"/>
              </w:rPr>
            </w:pPr>
            <w:r w:rsidRPr="003A7871">
              <w:rPr>
                <w:b/>
              </w:rPr>
              <w:t>Technology Stack</w:t>
            </w:r>
          </w:p>
        </w:tc>
        <w:tc>
          <w:tcPr>
            <w:tcW w:w="4170" w:type="dxa"/>
            <w:shd w:val="clear" w:color="auto" w:fill="00B0F0"/>
          </w:tcPr>
          <w:p w14:paraId="5305586F" w14:textId="46657C2A" w:rsidR="00AB31E8" w:rsidRPr="003A7871" w:rsidRDefault="00554739" w:rsidP="00221D59">
            <w:pPr>
              <w:spacing w:line="360" w:lineRule="auto"/>
              <w:rPr>
                <w:ins w:id="3467" w:author="Sacintha Raj" w:date="2023-01-26T01:24:00Z"/>
                <w:b/>
              </w:rPr>
            </w:pPr>
            <w:ins w:id="3468" w:author="Sacintha Raj" w:date="2023-01-26T01:44:00Z">
              <w:r>
                <w:rPr>
                  <w:b/>
                </w:rPr>
                <w:t xml:space="preserve">Components used in </w:t>
              </w:r>
            </w:ins>
          </w:p>
        </w:tc>
      </w:tr>
      <w:tr w:rsidR="00AB31E8" w14:paraId="74EEF1E9" w14:textId="0F1E7FC8" w:rsidTr="00554739">
        <w:tc>
          <w:tcPr>
            <w:tcW w:w="4846" w:type="dxa"/>
            <w:shd w:val="clear" w:color="auto" w:fill="auto"/>
          </w:tcPr>
          <w:p w14:paraId="0B7725B9" w14:textId="77777777" w:rsidR="00AB31E8" w:rsidRPr="00C21E32" w:rsidRDefault="00AB31E8" w:rsidP="00221D59">
            <w:pPr>
              <w:spacing w:line="360" w:lineRule="auto"/>
            </w:pPr>
            <w:r w:rsidRPr="00C21E32">
              <w:t>RHEL 7.9</w:t>
            </w:r>
          </w:p>
        </w:tc>
        <w:tc>
          <w:tcPr>
            <w:tcW w:w="4170" w:type="dxa"/>
          </w:tcPr>
          <w:p w14:paraId="2018CCE3" w14:textId="5E86BBF2" w:rsidR="00AB31E8" w:rsidRPr="00C21E32" w:rsidRDefault="00554739" w:rsidP="00221D59">
            <w:pPr>
              <w:spacing w:line="360" w:lineRule="auto"/>
              <w:rPr>
                <w:ins w:id="3469" w:author="Sacintha Raj" w:date="2023-01-26T01:24:00Z"/>
              </w:rPr>
            </w:pPr>
            <w:ins w:id="3470" w:author="Sacintha Raj" w:date="2023-01-26T01:45:00Z">
              <w:r>
                <w:t xml:space="preserve">CEI, PSR, </w:t>
              </w:r>
              <w:proofErr w:type="spellStart"/>
              <w:r>
                <w:t>Sharepoint</w:t>
              </w:r>
              <w:proofErr w:type="spellEnd"/>
              <w:r>
                <w:t xml:space="preserve"> Mule</w:t>
              </w:r>
            </w:ins>
          </w:p>
        </w:tc>
      </w:tr>
      <w:tr w:rsidR="00AB31E8" w14:paraId="258BD933" w14:textId="7278E0E7" w:rsidTr="00554739">
        <w:tc>
          <w:tcPr>
            <w:tcW w:w="4846" w:type="dxa"/>
            <w:shd w:val="clear" w:color="auto" w:fill="auto"/>
          </w:tcPr>
          <w:p w14:paraId="21C1DEC4" w14:textId="3D780980" w:rsidR="00AB31E8" w:rsidRPr="00C21E32" w:rsidRDefault="00AB31E8" w:rsidP="00221D59">
            <w:pPr>
              <w:spacing w:line="360" w:lineRule="auto"/>
            </w:pPr>
            <w:r w:rsidRPr="00C21E32">
              <w:t>JBoss EAP 7.</w:t>
            </w:r>
            <w:r>
              <w:t>4</w:t>
            </w:r>
          </w:p>
        </w:tc>
        <w:tc>
          <w:tcPr>
            <w:tcW w:w="4170" w:type="dxa"/>
          </w:tcPr>
          <w:p w14:paraId="2258DFDA" w14:textId="075AF882" w:rsidR="00AB31E8" w:rsidRPr="00C21E32" w:rsidRDefault="00554739" w:rsidP="00221D59">
            <w:pPr>
              <w:spacing w:line="360" w:lineRule="auto"/>
              <w:rPr>
                <w:ins w:id="3471" w:author="Sacintha Raj" w:date="2023-01-26T01:24:00Z"/>
              </w:rPr>
            </w:pPr>
            <w:ins w:id="3472" w:author="Sacintha Raj" w:date="2023-01-26T01:45:00Z">
              <w:r>
                <w:t>CEI</w:t>
              </w:r>
            </w:ins>
          </w:p>
        </w:tc>
      </w:tr>
      <w:tr w:rsidR="00AB31E8" w14:paraId="1B12880B" w14:textId="46907142" w:rsidTr="00554739">
        <w:tc>
          <w:tcPr>
            <w:tcW w:w="4846" w:type="dxa"/>
            <w:shd w:val="clear" w:color="auto" w:fill="auto"/>
          </w:tcPr>
          <w:p w14:paraId="011844C2" w14:textId="3BADE5F9" w:rsidR="00AB31E8" w:rsidRPr="00C21E32" w:rsidRDefault="00AB31E8" w:rsidP="00BE03F9">
            <w:pPr>
              <w:spacing w:line="360" w:lineRule="auto"/>
            </w:pPr>
            <w:r w:rsidRPr="00C21E32">
              <w:t>RedHat Fuse 7.10</w:t>
            </w:r>
          </w:p>
        </w:tc>
        <w:tc>
          <w:tcPr>
            <w:tcW w:w="4170" w:type="dxa"/>
          </w:tcPr>
          <w:p w14:paraId="2E55BA42" w14:textId="74399EDA" w:rsidR="00AB31E8" w:rsidRPr="00C21E32" w:rsidRDefault="00554739" w:rsidP="00BE03F9">
            <w:pPr>
              <w:spacing w:line="360" w:lineRule="auto"/>
              <w:rPr>
                <w:ins w:id="3473" w:author="Sacintha Raj" w:date="2023-01-26T01:24:00Z"/>
              </w:rPr>
            </w:pPr>
            <w:ins w:id="3474" w:author="Sacintha Raj" w:date="2023-01-26T01:46:00Z">
              <w:r>
                <w:t>CEI</w:t>
              </w:r>
            </w:ins>
          </w:p>
        </w:tc>
      </w:tr>
      <w:tr w:rsidR="00AB31E8" w:rsidRPr="00742BFC" w14:paraId="78214065" w14:textId="29D7422E" w:rsidTr="00554739">
        <w:tc>
          <w:tcPr>
            <w:tcW w:w="4846" w:type="dxa"/>
            <w:tcBorders>
              <w:top w:val="single" w:sz="4" w:space="0" w:color="auto"/>
              <w:left w:val="single" w:sz="4" w:space="0" w:color="auto"/>
              <w:bottom w:val="single" w:sz="4" w:space="0" w:color="auto"/>
              <w:right w:val="single" w:sz="4" w:space="0" w:color="auto"/>
            </w:tcBorders>
            <w:shd w:val="clear" w:color="auto" w:fill="auto"/>
          </w:tcPr>
          <w:p w14:paraId="30F9BF00" w14:textId="0A33E89D" w:rsidR="00AB31E8" w:rsidRPr="00C21E32" w:rsidRDefault="00AB31E8" w:rsidP="00BE03F9">
            <w:pPr>
              <w:spacing w:line="360" w:lineRule="auto"/>
            </w:pPr>
            <w:r>
              <w:t>Mule 3.9</w:t>
            </w:r>
          </w:p>
        </w:tc>
        <w:tc>
          <w:tcPr>
            <w:tcW w:w="4170" w:type="dxa"/>
            <w:tcBorders>
              <w:top w:val="single" w:sz="4" w:space="0" w:color="auto"/>
              <w:left w:val="single" w:sz="4" w:space="0" w:color="auto"/>
              <w:bottom w:val="single" w:sz="4" w:space="0" w:color="auto"/>
              <w:right w:val="single" w:sz="4" w:space="0" w:color="auto"/>
            </w:tcBorders>
          </w:tcPr>
          <w:p w14:paraId="4212AE23" w14:textId="6FD87DB6" w:rsidR="00AB31E8" w:rsidRDefault="00554739" w:rsidP="00BE03F9">
            <w:pPr>
              <w:spacing w:line="360" w:lineRule="auto"/>
              <w:rPr>
                <w:ins w:id="3475" w:author="Sacintha Raj" w:date="2023-01-26T01:24:00Z"/>
              </w:rPr>
            </w:pPr>
            <w:ins w:id="3476" w:author="Sacintha Raj" w:date="2023-01-26T01:46:00Z">
              <w:r>
                <w:t xml:space="preserve">PSR, </w:t>
              </w:r>
              <w:proofErr w:type="spellStart"/>
              <w:r>
                <w:t>Sharepoint</w:t>
              </w:r>
              <w:proofErr w:type="spellEnd"/>
              <w:r>
                <w:t xml:space="preserve"> Mule</w:t>
              </w:r>
            </w:ins>
          </w:p>
        </w:tc>
      </w:tr>
      <w:tr w:rsidR="00AB31E8" w:rsidRPr="00742BFC" w14:paraId="266D31A9" w14:textId="61AF3CDE" w:rsidTr="00554739">
        <w:tc>
          <w:tcPr>
            <w:tcW w:w="4846" w:type="dxa"/>
            <w:tcBorders>
              <w:top w:val="single" w:sz="4" w:space="0" w:color="auto"/>
              <w:left w:val="single" w:sz="4" w:space="0" w:color="auto"/>
              <w:bottom w:val="single" w:sz="4" w:space="0" w:color="auto"/>
              <w:right w:val="single" w:sz="4" w:space="0" w:color="auto"/>
            </w:tcBorders>
            <w:shd w:val="clear" w:color="auto" w:fill="auto"/>
          </w:tcPr>
          <w:p w14:paraId="5A5FC09D" w14:textId="4616E614" w:rsidR="00AB31E8" w:rsidRPr="00C21E32" w:rsidRDefault="00AB31E8" w:rsidP="00BE03F9">
            <w:pPr>
              <w:spacing w:line="360" w:lineRule="auto"/>
            </w:pPr>
            <w:proofErr w:type="spellStart"/>
            <w:r w:rsidRPr="00C21E32">
              <w:t>Hashi</w:t>
            </w:r>
            <w:proofErr w:type="spellEnd"/>
            <w:r w:rsidRPr="00C21E32">
              <w:t xml:space="preserve"> Vault</w:t>
            </w:r>
            <w:r>
              <w:t xml:space="preserve"> (used by Git Pipelines)</w:t>
            </w:r>
          </w:p>
        </w:tc>
        <w:tc>
          <w:tcPr>
            <w:tcW w:w="4170" w:type="dxa"/>
            <w:tcBorders>
              <w:top w:val="single" w:sz="4" w:space="0" w:color="auto"/>
              <w:left w:val="single" w:sz="4" w:space="0" w:color="auto"/>
              <w:bottom w:val="single" w:sz="4" w:space="0" w:color="auto"/>
              <w:right w:val="single" w:sz="4" w:space="0" w:color="auto"/>
            </w:tcBorders>
          </w:tcPr>
          <w:p w14:paraId="1ABF0DC8" w14:textId="36007BF5" w:rsidR="00AB31E8" w:rsidRPr="00C21E32" w:rsidRDefault="00554739" w:rsidP="00BE03F9">
            <w:pPr>
              <w:spacing w:line="360" w:lineRule="auto"/>
              <w:rPr>
                <w:ins w:id="3477" w:author="Sacintha Raj" w:date="2023-01-26T01:24:00Z"/>
              </w:rPr>
            </w:pPr>
            <w:ins w:id="3478" w:author="Sacintha Raj" w:date="2023-01-26T01:46:00Z">
              <w:r>
                <w:t xml:space="preserve">CEI, PSR, </w:t>
              </w:r>
              <w:proofErr w:type="spellStart"/>
              <w:r>
                <w:t>Sharepoint</w:t>
              </w:r>
              <w:proofErr w:type="spellEnd"/>
              <w:r>
                <w:t xml:space="preserve"> Mule</w:t>
              </w:r>
            </w:ins>
          </w:p>
        </w:tc>
      </w:tr>
      <w:tr w:rsidR="00AB31E8" w:rsidRPr="00742BFC" w14:paraId="4062B83A" w14:textId="2E80722C" w:rsidTr="00554739">
        <w:tc>
          <w:tcPr>
            <w:tcW w:w="4846" w:type="dxa"/>
            <w:tcBorders>
              <w:top w:val="single" w:sz="4" w:space="0" w:color="auto"/>
              <w:left w:val="single" w:sz="4" w:space="0" w:color="auto"/>
              <w:bottom w:val="single" w:sz="4" w:space="0" w:color="auto"/>
              <w:right w:val="single" w:sz="4" w:space="0" w:color="auto"/>
            </w:tcBorders>
            <w:shd w:val="clear" w:color="auto" w:fill="auto"/>
          </w:tcPr>
          <w:p w14:paraId="53640D65" w14:textId="26426F6D" w:rsidR="00AB31E8" w:rsidRPr="00C21E32" w:rsidRDefault="00AB31E8" w:rsidP="00BE03F9">
            <w:pPr>
              <w:spacing w:line="360" w:lineRule="auto"/>
            </w:pPr>
            <w:r w:rsidRPr="00C21E32">
              <w:t>CyberArk</w:t>
            </w:r>
          </w:p>
        </w:tc>
        <w:tc>
          <w:tcPr>
            <w:tcW w:w="4170" w:type="dxa"/>
            <w:tcBorders>
              <w:top w:val="single" w:sz="4" w:space="0" w:color="auto"/>
              <w:left w:val="single" w:sz="4" w:space="0" w:color="auto"/>
              <w:bottom w:val="single" w:sz="4" w:space="0" w:color="auto"/>
              <w:right w:val="single" w:sz="4" w:space="0" w:color="auto"/>
            </w:tcBorders>
          </w:tcPr>
          <w:p w14:paraId="10A8C486" w14:textId="4BA03281" w:rsidR="00AB31E8" w:rsidRPr="00C21E32" w:rsidRDefault="00554739" w:rsidP="00BE03F9">
            <w:pPr>
              <w:spacing w:line="360" w:lineRule="auto"/>
              <w:rPr>
                <w:ins w:id="3479" w:author="Sacintha Raj" w:date="2023-01-26T01:24:00Z"/>
              </w:rPr>
            </w:pPr>
            <w:ins w:id="3480" w:author="Sacintha Raj" w:date="2023-01-26T01:46:00Z">
              <w:r>
                <w:t xml:space="preserve">CEI, PSR, </w:t>
              </w:r>
              <w:proofErr w:type="spellStart"/>
              <w:r>
                <w:t>Sharepoint</w:t>
              </w:r>
              <w:proofErr w:type="spellEnd"/>
              <w:r>
                <w:t xml:space="preserve"> Mule</w:t>
              </w:r>
            </w:ins>
          </w:p>
        </w:tc>
      </w:tr>
      <w:tr w:rsidR="00AB31E8" w:rsidRPr="00742BFC" w14:paraId="0B928404" w14:textId="3588078C" w:rsidTr="00554739">
        <w:tc>
          <w:tcPr>
            <w:tcW w:w="4846" w:type="dxa"/>
            <w:tcBorders>
              <w:top w:val="single" w:sz="4" w:space="0" w:color="auto"/>
              <w:left w:val="single" w:sz="4" w:space="0" w:color="auto"/>
              <w:bottom w:val="single" w:sz="4" w:space="0" w:color="auto"/>
              <w:right w:val="single" w:sz="4" w:space="0" w:color="auto"/>
            </w:tcBorders>
            <w:shd w:val="clear" w:color="auto" w:fill="auto"/>
          </w:tcPr>
          <w:p w14:paraId="2BC04E8F" w14:textId="0EDF4C8C" w:rsidR="00AB31E8" w:rsidRPr="00C21E32" w:rsidRDefault="00AB31E8" w:rsidP="00BE03F9">
            <w:pPr>
              <w:spacing w:line="360" w:lineRule="auto"/>
            </w:pPr>
            <w:r w:rsidRPr="00C21E32">
              <w:t>GitLab/pipelines</w:t>
            </w:r>
          </w:p>
        </w:tc>
        <w:tc>
          <w:tcPr>
            <w:tcW w:w="4170" w:type="dxa"/>
            <w:tcBorders>
              <w:top w:val="single" w:sz="4" w:space="0" w:color="auto"/>
              <w:left w:val="single" w:sz="4" w:space="0" w:color="auto"/>
              <w:bottom w:val="single" w:sz="4" w:space="0" w:color="auto"/>
              <w:right w:val="single" w:sz="4" w:space="0" w:color="auto"/>
            </w:tcBorders>
          </w:tcPr>
          <w:p w14:paraId="3E96488C" w14:textId="5BBE6A29" w:rsidR="00AB31E8" w:rsidRPr="00C21E32" w:rsidRDefault="00554739" w:rsidP="00BE03F9">
            <w:pPr>
              <w:spacing w:line="360" w:lineRule="auto"/>
              <w:rPr>
                <w:ins w:id="3481" w:author="Sacintha Raj" w:date="2023-01-26T01:24:00Z"/>
              </w:rPr>
            </w:pPr>
            <w:ins w:id="3482" w:author="Sacintha Raj" w:date="2023-01-26T01:46:00Z">
              <w:r>
                <w:t xml:space="preserve">CEI, PSR, </w:t>
              </w:r>
              <w:proofErr w:type="spellStart"/>
              <w:r>
                <w:t>Sharepoint</w:t>
              </w:r>
              <w:proofErr w:type="spellEnd"/>
              <w:r>
                <w:t xml:space="preserve"> Mule</w:t>
              </w:r>
            </w:ins>
          </w:p>
        </w:tc>
      </w:tr>
      <w:tr w:rsidR="00AB31E8" w:rsidRPr="00742BFC" w14:paraId="36A1FFAE" w14:textId="2669EFAA" w:rsidTr="00554739">
        <w:tc>
          <w:tcPr>
            <w:tcW w:w="4846" w:type="dxa"/>
            <w:tcBorders>
              <w:top w:val="single" w:sz="4" w:space="0" w:color="auto"/>
              <w:left w:val="single" w:sz="4" w:space="0" w:color="auto"/>
              <w:bottom w:val="single" w:sz="4" w:space="0" w:color="auto"/>
              <w:right w:val="single" w:sz="4" w:space="0" w:color="auto"/>
            </w:tcBorders>
            <w:shd w:val="clear" w:color="auto" w:fill="auto"/>
          </w:tcPr>
          <w:p w14:paraId="32425ACC" w14:textId="43304C22" w:rsidR="00AB31E8" w:rsidRPr="00C21E32" w:rsidRDefault="00AB31E8" w:rsidP="00BE03F9">
            <w:pPr>
              <w:spacing w:line="360" w:lineRule="auto"/>
            </w:pPr>
            <w:r w:rsidRPr="00C21E32">
              <w:t xml:space="preserve">MS SQL 2017 CU24 </w:t>
            </w:r>
            <w:del w:id="3483" w:author="Sacintha Raj" w:date="2023-01-26T01:48:00Z">
              <w:r w:rsidDel="00554739">
                <w:delText>and Amazon Dynamo DB</w:delText>
              </w:r>
            </w:del>
          </w:p>
        </w:tc>
        <w:tc>
          <w:tcPr>
            <w:tcW w:w="4170" w:type="dxa"/>
            <w:tcBorders>
              <w:top w:val="single" w:sz="4" w:space="0" w:color="auto"/>
              <w:left w:val="single" w:sz="4" w:space="0" w:color="auto"/>
              <w:bottom w:val="single" w:sz="4" w:space="0" w:color="auto"/>
              <w:right w:val="single" w:sz="4" w:space="0" w:color="auto"/>
            </w:tcBorders>
          </w:tcPr>
          <w:p w14:paraId="491C0734" w14:textId="5DE5BE72" w:rsidR="00AB31E8" w:rsidRPr="00C21E32" w:rsidRDefault="00554739" w:rsidP="00BE03F9">
            <w:pPr>
              <w:spacing w:line="360" w:lineRule="auto"/>
            </w:pPr>
            <w:ins w:id="3484" w:author="Sacintha Raj" w:date="2023-01-26T01:48:00Z">
              <w:r>
                <w:t xml:space="preserve">PSR, </w:t>
              </w:r>
              <w:proofErr w:type="spellStart"/>
              <w:r>
                <w:t>Sharepoint</w:t>
              </w:r>
              <w:proofErr w:type="spellEnd"/>
              <w:r>
                <w:t xml:space="preserve"> Mule</w:t>
              </w:r>
            </w:ins>
          </w:p>
        </w:tc>
      </w:tr>
      <w:tr w:rsidR="00554739" w:rsidRPr="00742BFC" w14:paraId="792608B7" w14:textId="77777777" w:rsidTr="00554739">
        <w:trPr>
          <w:ins w:id="3485" w:author="Sacintha Raj" w:date="2023-01-26T01:47:00Z"/>
        </w:trPr>
        <w:tc>
          <w:tcPr>
            <w:tcW w:w="4846" w:type="dxa"/>
            <w:tcBorders>
              <w:top w:val="single" w:sz="4" w:space="0" w:color="auto"/>
              <w:left w:val="single" w:sz="4" w:space="0" w:color="auto"/>
              <w:bottom w:val="single" w:sz="4" w:space="0" w:color="auto"/>
              <w:right w:val="single" w:sz="4" w:space="0" w:color="auto"/>
            </w:tcBorders>
            <w:shd w:val="clear" w:color="auto" w:fill="auto"/>
          </w:tcPr>
          <w:p w14:paraId="6302965C" w14:textId="2EE59B74" w:rsidR="00554739" w:rsidRPr="00C21E32" w:rsidRDefault="00554739" w:rsidP="00BE03F9">
            <w:pPr>
              <w:spacing w:line="360" w:lineRule="auto"/>
              <w:rPr>
                <w:ins w:id="3486" w:author="Sacintha Raj" w:date="2023-01-26T01:47:00Z"/>
              </w:rPr>
            </w:pPr>
            <w:ins w:id="3487" w:author="Sacintha Raj" w:date="2023-01-26T01:48:00Z">
              <w:r>
                <w:t>Amazon Dynamo DB</w:t>
              </w:r>
            </w:ins>
          </w:p>
        </w:tc>
        <w:tc>
          <w:tcPr>
            <w:tcW w:w="4170" w:type="dxa"/>
            <w:tcBorders>
              <w:top w:val="single" w:sz="4" w:space="0" w:color="auto"/>
              <w:left w:val="single" w:sz="4" w:space="0" w:color="auto"/>
              <w:bottom w:val="single" w:sz="4" w:space="0" w:color="auto"/>
              <w:right w:val="single" w:sz="4" w:space="0" w:color="auto"/>
            </w:tcBorders>
          </w:tcPr>
          <w:p w14:paraId="754F2AB3" w14:textId="36DA0043" w:rsidR="00554739" w:rsidRPr="00C21E32" w:rsidRDefault="00554739" w:rsidP="00BE03F9">
            <w:pPr>
              <w:spacing w:line="360" w:lineRule="auto"/>
              <w:rPr>
                <w:ins w:id="3488" w:author="Sacintha Raj" w:date="2023-01-26T01:47:00Z"/>
              </w:rPr>
            </w:pPr>
            <w:ins w:id="3489" w:author="Sacintha Raj" w:date="2023-01-26T01:48:00Z">
              <w:r>
                <w:t>CEI</w:t>
              </w:r>
            </w:ins>
          </w:p>
        </w:tc>
      </w:tr>
    </w:tbl>
    <w:p w14:paraId="16798301" w14:textId="2D3C60EF" w:rsidR="007A6DCA" w:rsidRPr="00554739" w:rsidRDefault="007A6DCA" w:rsidP="00554739">
      <w:pPr>
        <w:pStyle w:val="Heading3"/>
        <w:ind w:left="993" w:hanging="567"/>
        <w:rPr>
          <w:rFonts w:eastAsia="MS Gothic"/>
          <w:color w:val="4F81BD"/>
          <w:sz w:val="28"/>
          <w:rPrChange w:id="3490" w:author="Sacintha Raj" w:date="2023-01-26T01:42:00Z">
            <w:rPr>
              <w:rStyle w:val="Heading3Char"/>
              <w:b/>
              <w:bCs/>
            </w:rPr>
          </w:rPrChange>
        </w:rPr>
        <w:pPrChange w:id="3491" w:author="Sacintha Raj" w:date="2023-01-26T01:42:00Z">
          <w:pPr>
            <w:pStyle w:val="Heading3"/>
          </w:pPr>
        </w:pPrChange>
      </w:pPr>
      <w:bookmarkStart w:id="3492" w:name="_Toc467235696"/>
      <w:r w:rsidRPr="00554739">
        <w:rPr>
          <w:rFonts w:eastAsia="MS Gothic"/>
          <w:color w:val="4F81BD"/>
          <w:sz w:val="28"/>
          <w:rPrChange w:id="3493" w:author="Sacintha Raj" w:date="2023-01-26T01:42:00Z">
            <w:rPr>
              <w:rStyle w:val="Heading3Char"/>
              <w:b/>
              <w:bCs/>
            </w:rPr>
          </w:rPrChange>
        </w:rPr>
        <w:t>Common Services</w:t>
      </w:r>
      <w:bookmarkEnd w:id="3492"/>
    </w:p>
    <w:p w14:paraId="0BC4AC74" w14:textId="77777777" w:rsidR="00163D51" w:rsidRDefault="00163D51" w:rsidP="00163D51">
      <w:pPr>
        <w:pStyle w:val="ListParagraph"/>
      </w:pPr>
    </w:p>
    <w:p w14:paraId="008A393E" w14:textId="77B73EB9" w:rsidR="00F7207E" w:rsidRPr="00554739" w:rsidDel="00554739" w:rsidRDefault="00163D51" w:rsidP="006A7F70">
      <w:pPr>
        <w:pStyle w:val="ListParagraph"/>
        <w:numPr>
          <w:ilvl w:val="0"/>
          <w:numId w:val="7"/>
        </w:numPr>
        <w:rPr>
          <w:del w:id="3494" w:author="Sacintha Raj" w:date="2023-01-26T01:44:00Z"/>
          <w:b/>
          <w:bCs/>
          <w:rPrChange w:id="3495" w:author="Sacintha Raj" w:date="2023-01-26T01:44:00Z">
            <w:rPr>
              <w:del w:id="3496" w:author="Sacintha Raj" w:date="2023-01-26T01:44:00Z"/>
            </w:rPr>
          </w:rPrChange>
        </w:rPr>
      </w:pPr>
      <w:r>
        <w:t xml:space="preserve">CyberArk_Integration_Web Fuse service – Common service to fetch password from CyberArk for given account. </w:t>
      </w:r>
      <w:del w:id="3497" w:author="Sacintha Raj" w:date="2023-01-26T01:44:00Z">
        <w:r w:rsidR="00E90510" w:rsidRPr="0003331C" w:rsidDel="00554739">
          <w:rPr>
            <w:b/>
            <w:bCs/>
            <w:rPrChange w:id="3498" w:author="Sacintha Raj" w:date="2023-01-24T13:32:00Z">
              <w:rPr/>
            </w:rPrChange>
          </w:rPr>
          <w:delText xml:space="preserve">This will need to be </w:delText>
        </w:r>
        <w:r w:rsidR="00152D7E" w:rsidRPr="0003331C" w:rsidDel="00554739">
          <w:rPr>
            <w:b/>
            <w:bCs/>
            <w:rPrChange w:id="3499" w:author="Sacintha Raj" w:date="2023-01-24T13:32:00Z">
              <w:rPr/>
            </w:rPrChange>
          </w:rPr>
          <w:delText>evaluated</w:delText>
        </w:r>
        <w:r w:rsidR="00E90510" w:rsidRPr="0003331C" w:rsidDel="00554739">
          <w:rPr>
            <w:b/>
            <w:bCs/>
            <w:rPrChange w:id="3500" w:author="Sacintha Raj" w:date="2023-01-24T13:32:00Z">
              <w:rPr/>
            </w:rPrChange>
          </w:rPr>
          <w:delText xml:space="preserve"> to be used for CWA</w:delText>
        </w:r>
      </w:del>
    </w:p>
    <w:p w14:paraId="6FD37246" w14:textId="2F003A1B" w:rsidR="007A6DCA" w:rsidRPr="00554739" w:rsidDel="00F44D3A" w:rsidRDefault="007A6DCA" w:rsidP="00022168">
      <w:pPr>
        <w:pStyle w:val="ListParagraph"/>
        <w:numPr>
          <w:ilvl w:val="0"/>
          <w:numId w:val="7"/>
        </w:numPr>
        <w:rPr>
          <w:del w:id="3501" w:author="Sacintha Raj" w:date="2023-01-26T02:14:00Z"/>
          <w:rStyle w:val="Heading3Char"/>
          <w:rPrChange w:id="3502" w:author="Sacintha Raj" w:date="2023-01-26T01:44:00Z">
            <w:rPr>
              <w:del w:id="3503" w:author="Sacintha Raj" w:date="2023-01-26T02:14:00Z"/>
              <w:rStyle w:val="Heading3Char"/>
              <w:b/>
              <w:bCs/>
            </w:rPr>
          </w:rPrChange>
        </w:rPr>
        <w:pPrChange w:id="3504" w:author="Sacintha Raj" w:date="2023-01-26T02:16:00Z">
          <w:pPr>
            <w:pStyle w:val="Heading3"/>
          </w:pPr>
        </w:pPrChange>
      </w:pPr>
      <w:bookmarkStart w:id="3505" w:name="_Toc467235698"/>
      <w:del w:id="3506" w:author="Sacintha Raj" w:date="2023-01-26T02:14:00Z">
        <w:r w:rsidRPr="00554739" w:rsidDel="00F44D3A">
          <w:rPr>
            <w:rStyle w:val="Heading3Char"/>
            <w:rPrChange w:id="3507" w:author="Sacintha Raj" w:date="2023-01-26T01:44:00Z">
              <w:rPr>
                <w:rStyle w:val="Heading3Char"/>
                <w:b/>
                <w:bCs/>
              </w:rPr>
            </w:rPrChange>
          </w:rPr>
          <w:delText>Design Scalability</w:delText>
        </w:r>
        <w:bookmarkEnd w:id="3505"/>
      </w:del>
    </w:p>
    <w:p w14:paraId="6DC3EAE1" w14:textId="016390D9" w:rsidR="005F790E" w:rsidDel="00F44D3A" w:rsidRDefault="005F790E" w:rsidP="00022168">
      <w:pPr>
        <w:pStyle w:val="ListParagraph"/>
        <w:numPr>
          <w:ilvl w:val="0"/>
          <w:numId w:val="7"/>
        </w:numPr>
        <w:rPr>
          <w:del w:id="3508" w:author="Sacintha Raj" w:date="2023-01-26T02:14:00Z"/>
        </w:rPr>
        <w:pPrChange w:id="3509" w:author="Sacintha Raj" w:date="2023-01-26T02:16:00Z">
          <w:pPr>
            <w:pStyle w:val="ListParagraph"/>
            <w:numPr>
              <w:numId w:val="7"/>
            </w:numPr>
            <w:ind w:hanging="360"/>
          </w:pPr>
        </w:pPrChange>
      </w:pPr>
      <w:del w:id="3510" w:author="Sacintha Raj" w:date="2023-01-26T02:14:00Z">
        <w:r w:rsidDel="00F44D3A">
          <w:delText xml:space="preserve"> </w:delText>
        </w:r>
        <w:r w:rsidR="00E90510" w:rsidDel="00F44D3A">
          <w:delText xml:space="preserve">Design </w:delText>
        </w:r>
        <w:r w:rsidR="00B01CDB" w:rsidDel="00F44D3A">
          <w:delText xml:space="preserve">is </w:delText>
        </w:r>
        <w:r w:rsidR="00713287" w:rsidDel="00F44D3A">
          <w:delText>scalable</w:delText>
        </w:r>
        <w:r w:rsidR="00B01CDB" w:rsidDel="00F44D3A">
          <w:delText xml:space="preserve"> for the specific webservice call at Eclipse. </w:delText>
        </w:r>
      </w:del>
    </w:p>
    <w:p w14:paraId="14CAA024" w14:textId="0106036D" w:rsidR="00B01CDB" w:rsidRPr="005F790E" w:rsidDel="00F44D3A" w:rsidRDefault="00B01CDB" w:rsidP="00022168">
      <w:pPr>
        <w:pStyle w:val="ListParagraph"/>
        <w:numPr>
          <w:ilvl w:val="0"/>
          <w:numId w:val="7"/>
        </w:numPr>
        <w:rPr>
          <w:del w:id="3511" w:author="Sacintha Raj" w:date="2023-01-26T02:14:00Z"/>
        </w:rPr>
        <w:pPrChange w:id="3512" w:author="Sacintha Raj" w:date="2023-01-26T02:16:00Z">
          <w:pPr>
            <w:pStyle w:val="ListParagraph"/>
            <w:numPr>
              <w:numId w:val="7"/>
            </w:numPr>
            <w:ind w:hanging="360"/>
          </w:pPr>
        </w:pPrChange>
      </w:pPr>
      <w:del w:id="3513" w:author="Sacintha Raj" w:date="2023-01-26T02:14:00Z">
        <w:r w:rsidDel="00F44D3A">
          <w:delText xml:space="preserve">Any new webservice calls to be added to the </w:delText>
        </w:r>
        <w:r w:rsidR="00713287" w:rsidDel="00F44D3A">
          <w:delText>existing</w:delText>
        </w:r>
        <w:r w:rsidDel="00F44D3A">
          <w:delText xml:space="preserve"> use case or as part of new </w:delText>
        </w:r>
        <w:r w:rsidR="00713287" w:rsidDel="00F44D3A">
          <w:delText xml:space="preserve">use </w:delText>
        </w:r>
        <w:r w:rsidR="00152D7E" w:rsidDel="00F44D3A">
          <w:delText>case would</w:delText>
        </w:r>
        <w:r w:rsidR="00E90510" w:rsidDel="00F44D3A">
          <w:delText xml:space="preserve"> follow a similar pattern</w:delText>
        </w:r>
        <w:r w:rsidDel="00F44D3A">
          <w:delText xml:space="preserve"> </w:delText>
        </w:r>
      </w:del>
    </w:p>
    <w:p w14:paraId="45529676" w14:textId="5EBE288A" w:rsidR="00982721" w:rsidRPr="00982721" w:rsidDel="00F44D3A" w:rsidRDefault="00982721" w:rsidP="00022168">
      <w:pPr>
        <w:pStyle w:val="ListParagraph"/>
        <w:numPr>
          <w:ilvl w:val="0"/>
          <w:numId w:val="7"/>
        </w:numPr>
        <w:rPr>
          <w:del w:id="3514" w:author="Sacintha Raj" w:date="2023-01-26T02:14:00Z"/>
        </w:rPr>
        <w:pPrChange w:id="3515" w:author="Sacintha Raj" w:date="2023-01-26T02:16:00Z">
          <w:pPr/>
        </w:pPrChange>
      </w:pPr>
    </w:p>
    <w:p w14:paraId="1DD3DE58" w14:textId="3849742B" w:rsidR="007A6DCA" w:rsidDel="00022168" w:rsidRDefault="007A6DCA" w:rsidP="00022168">
      <w:pPr>
        <w:pStyle w:val="ListParagraph"/>
        <w:numPr>
          <w:ilvl w:val="0"/>
          <w:numId w:val="7"/>
        </w:numPr>
        <w:rPr>
          <w:del w:id="3516" w:author="Sacintha Raj" w:date="2023-01-26T02:16:00Z"/>
        </w:rPr>
        <w:pPrChange w:id="3517" w:author="Sacintha Raj" w:date="2023-01-26T02:16:00Z">
          <w:pPr>
            <w:pStyle w:val="Heading3"/>
          </w:pPr>
        </w:pPrChange>
      </w:pPr>
      <w:bookmarkStart w:id="3518" w:name="_Toc467235706"/>
      <w:del w:id="3519" w:author="Sacintha Raj" w:date="2023-01-26T02:16:00Z">
        <w:r w:rsidRPr="007A6DCA" w:rsidDel="00022168">
          <w:delText>Data Scalability</w:delText>
        </w:r>
        <w:bookmarkEnd w:id="3518"/>
      </w:del>
    </w:p>
    <w:p w14:paraId="4C971598" w14:textId="0881C095" w:rsidR="00BE20D5" w:rsidRPr="00BE20D5" w:rsidRDefault="00BE20D5" w:rsidP="00022168">
      <w:pPr>
        <w:pStyle w:val="ListParagraph"/>
        <w:numPr>
          <w:ilvl w:val="0"/>
          <w:numId w:val="7"/>
        </w:numPr>
        <w:pPrChange w:id="3520" w:author="Sacintha Raj" w:date="2023-01-26T02:16:00Z">
          <w:pPr>
            <w:pStyle w:val="ListParagraph"/>
            <w:numPr>
              <w:numId w:val="7"/>
            </w:numPr>
            <w:ind w:hanging="360"/>
          </w:pPr>
        </w:pPrChange>
      </w:pPr>
      <w:r>
        <w:t xml:space="preserve">NA. </w:t>
      </w:r>
      <w:r w:rsidR="00BD4EA3">
        <w:t>CWA</w:t>
      </w:r>
      <w:r>
        <w:t xml:space="preserve"> do not </w:t>
      </w:r>
      <w:r w:rsidR="00E2637E">
        <w:t>control</w:t>
      </w:r>
      <w:r>
        <w:t xml:space="preserve"> any business data. </w:t>
      </w:r>
    </w:p>
    <w:p w14:paraId="640593A2" w14:textId="016537A8" w:rsidR="007A6DCA" w:rsidRPr="00022168" w:rsidRDefault="007A6DCA" w:rsidP="00022168">
      <w:pPr>
        <w:pStyle w:val="Heading3"/>
        <w:ind w:left="993" w:hanging="567"/>
        <w:rPr>
          <w:rFonts w:eastAsia="MS Gothic"/>
          <w:color w:val="4F81BD"/>
          <w:sz w:val="28"/>
          <w:rPrChange w:id="3521" w:author="Sacintha Raj" w:date="2023-01-26T02:16:00Z">
            <w:rPr/>
          </w:rPrChange>
        </w:rPr>
        <w:pPrChange w:id="3522" w:author="Sacintha Raj" w:date="2023-01-26T02:16:00Z">
          <w:pPr>
            <w:pStyle w:val="Heading3"/>
          </w:pPr>
        </w:pPrChange>
      </w:pPr>
      <w:bookmarkStart w:id="3523" w:name="_Toc467235707"/>
      <w:r w:rsidRPr="00022168">
        <w:rPr>
          <w:rFonts w:eastAsia="MS Gothic"/>
          <w:color w:val="4F81BD"/>
          <w:sz w:val="28"/>
          <w:rPrChange w:id="3524" w:author="Sacintha Raj" w:date="2023-01-26T02:16:00Z">
            <w:rPr/>
          </w:rPrChange>
        </w:rPr>
        <w:t xml:space="preserve">System </w:t>
      </w:r>
      <w:del w:id="3525" w:author="Sacintha Raj" w:date="2023-01-26T02:18:00Z">
        <w:r w:rsidRPr="00022168" w:rsidDel="00022168">
          <w:rPr>
            <w:rFonts w:eastAsia="MS Gothic"/>
            <w:color w:val="4F81BD"/>
            <w:sz w:val="28"/>
            <w:rPrChange w:id="3526" w:author="Sacintha Raj" w:date="2023-01-26T02:16:00Z">
              <w:rPr/>
            </w:rPrChange>
          </w:rPr>
          <w:delText>Managem</w:delText>
        </w:r>
      </w:del>
      <w:del w:id="3527" w:author="Sacintha Raj" w:date="2023-01-26T02:17:00Z">
        <w:r w:rsidRPr="00022168" w:rsidDel="00022168">
          <w:rPr>
            <w:rFonts w:eastAsia="MS Gothic"/>
            <w:color w:val="4F81BD"/>
            <w:sz w:val="28"/>
            <w:rPrChange w:id="3528" w:author="Sacintha Raj" w:date="2023-01-26T02:16:00Z">
              <w:rPr/>
            </w:rPrChange>
          </w:rPr>
          <w:delText>e</w:delText>
        </w:r>
      </w:del>
      <w:del w:id="3529" w:author="Sacintha Raj" w:date="2023-01-26T02:18:00Z">
        <w:r w:rsidRPr="00022168" w:rsidDel="00022168">
          <w:rPr>
            <w:rFonts w:eastAsia="MS Gothic"/>
            <w:color w:val="4F81BD"/>
            <w:sz w:val="28"/>
            <w:rPrChange w:id="3530" w:author="Sacintha Raj" w:date="2023-01-26T02:16:00Z">
              <w:rPr/>
            </w:rPrChange>
          </w:rPr>
          <w:delText>nt</w:delText>
        </w:r>
      </w:del>
      <w:ins w:id="3531" w:author="Sacintha Raj" w:date="2023-01-26T02:18:00Z">
        <w:r w:rsidR="00022168" w:rsidRPr="00022168">
          <w:rPr>
            <w:rFonts w:eastAsia="MS Gothic"/>
            <w:color w:val="4F81BD"/>
            <w:sz w:val="28"/>
            <w:rPrChange w:id="3532" w:author="Sacintha Raj" w:date="2023-01-26T02:16:00Z">
              <w:rPr>
                <w:rFonts w:eastAsia="MS Gothic"/>
                <w:color w:val="4F81BD"/>
                <w:sz w:val="28"/>
              </w:rPr>
            </w:rPrChange>
          </w:rPr>
          <w:t>Management</w:t>
        </w:r>
      </w:ins>
      <w:r w:rsidRPr="00022168">
        <w:rPr>
          <w:rFonts w:eastAsia="MS Gothic"/>
          <w:color w:val="4F81BD"/>
          <w:sz w:val="28"/>
          <w:rPrChange w:id="3533" w:author="Sacintha Raj" w:date="2023-01-26T02:16:00Z">
            <w:rPr/>
          </w:rPrChange>
        </w:rPr>
        <w:t>, Monitoring, and Administration</w:t>
      </w:r>
      <w:bookmarkEnd w:id="3523"/>
    </w:p>
    <w:p w14:paraId="7E94E2BA" w14:textId="77777777" w:rsidR="00730DAF" w:rsidRPr="00730DAF" w:rsidRDefault="00730DAF" w:rsidP="006D2E91">
      <w:pPr>
        <w:ind w:left="709"/>
      </w:pPr>
    </w:p>
    <w:p w14:paraId="44FD9A7F" w14:textId="79E28E24" w:rsidR="007A6DCA" w:rsidRDefault="007A6DCA" w:rsidP="00022168">
      <w:pPr>
        <w:pStyle w:val="ListParagraph"/>
        <w:numPr>
          <w:ilvl w:val="0"/>
          <w:numId w:val="127"/>
        </w:numPr>
        <w:rPr>
          <w:ins w:id="3534" w:author="Sacintha Raj" w:date="2023-01-26T02:18:00Z"/>
        </w:rPr>
      </w:pPr>
      <w:r>
        <w:t xml:space="preserve">Each </w:t>
      </w:r>
      <w:del w:id="3535" w:author="Sacintha Raj" w:date="2023-01-26T02:17:00Z">
        <w:r w:rsidR="00BD4EA3" w:rsidDel="00022168">
          <w:delText>CWA</w:delText>
        </w:r>
        <w:r w:rsidR="00070228" w:rsidDel="00022168">
          <w:delText xml:space="preserve"> </w:delText>
        </w:r>
      </w:del>
      <w:ins w:id="3536" w:author="Sacintha Raj" w:date="2023-01-26T02:17:00Z">
        <w:r w:rsidR="00022168">
          <w:t>CEI</w:t>
        </w:r>
        <w:r w:rsidR="00022168">
          <w:t xml:space="preserve"> </w:t>
        </w:r>
      </w:ins>
      <w:r w:rsidR="00070228">
        <w:t>service</w:t>
      </w:r>
      <w:r>
        <w:t xml:space="preserve"> within the scope will be tested for successful execution in the </w:t>
      </w:r>
      <w:del w:id="3537" w:author="Sacintha Raj" w:date="2023-01-26T02:18:00Z">
        <w:r w:rsidR="00070228" w:rsidDel="00022168">
          <w:delText xml:space="preserve">E2E </w:delText>
        </w:r>
        <w:r w:rsidDel="00022168">
          <w:delText>environment</w:delText>
        </w:r>
      </w:del>
      <w:ins w:id="3538" w:author="Sacintha Raj" w:date="2023-01-26T02:18:00Z">
        <w:r w:rsidR="00022168">
          <w:t>ST Environment</w:t>
        </w:r>
      </w:ins>
      <w:r>
        <w:t xml:space="preserve">. </w:t>
      </w:r>
      <w:ins w:id="3539" w:author="Sacintha Raj" w:date="2023-01-24T13:38:00Z">
        <w:r w:rsidR="0003331C">
          <w:t>(Can be misunderstood as a different env)</w:t>
        </w:r>
      </w:ins>
      <w:ins w:id="3540" w:author="Sacintha Raj" w:date="2023-01-26T02:18:00Z">
        <w:r w:rsidR="00022168">
          <w:t xml:space="preserve"> </w:t>
        </w:r>
      </w:ins>
      <w:r w:rsidR="00070228">
        <w:t>Successful Integration and integrity of data ex</w:t>
      </w:r>
      <w:r w:rsidR="00A72379">
        <w:t>c</w:t>
      </w:r>
      <w:r w:rsidR="00070228">
        <w:t>ha</w:t>
      </w:r>
      <w:r w:rsidR="00A72379">
        <w:t>n</w:t>
      </w:r>
      <w:r w:rsidR="00070228">
        <w:t xml:space="preserve">ged will be tested.  </w:t>
      </w:r>
      <w:r>
        <w:t xml:space="preserve"> No checks on data will be performed.</w:t>
      </w:r>
    </w:p>
    <w:p w14:paraId="0373FAFC" w14:textId="080C621B" w:rsidR="00022168" w:rsidRDefault="00022168" w:rsidP="00022168">
      <w:pPr>
        <w:pStyle w:val="ListParagraph"/>
        <w:numPr>
          <w:ilvl w:val="0"/>
          <w:numId w:val="127"/>
        </w:numPr>
        <w:pPrChange w:id="3541" w:author="Sacintha Raj" w:date="2023-01-26T02:18:00Z">
          <w:pPr>
            <w:ind w:left="540"/>
          </w:pPr>
        </w:pPrChange>
      </w:pPr>
      <w:ins w:id="3542" w:author="Sacintha Raj" w:date="2023-01-26T02:18:00Z">
        <w:r>
          <w:t xml:space="preserve">CEI </w:t>
        </w:r>
      </w:ins>
      <w:ins w:id="3543" w:author="Sacintha Raj" w:date="2023-01-26T02:19:00Z">
        <w:r>
          <w:t>monitoring and management will be supported by TMK IS</w:t>
        </w:r>
      </w:ins>
    </w:p>
    <w:p w14:paraId="1435E03A" w14:textId="5E1C5D2E" w:rsidR="00CF7D7A" w:rsidDel="00022168" w:rsidRDefault="00CF7D7A" w:rsidP="00CF7D7A">
      <w:pPr>
        <w:ind w:left="540"/>
        <w:rPr>
          <w:del w:id="3544" w:author="Sacintha Raj" w:date="2023-01-26T02:20:00Z"/>
        </w:rPr>
      </w:pPr>
    </w:p>
    <w:p w14:paraId="054127BF" w14:textId="012FA777" w:rsidR="00B22B47" w:rsidDel="00022168" w:rsidRDefault="00B22B47" w:rsidP="00CF7D7A">
      <w:pPr>
        <w:ind w:left="540"/>
        <w:rPr>
          <w:del w:id="3545" w:author="Sacintha Raj" w:date="2023-01-26T02:20:00Z"/>
        </w:rPr>
      </w:pPr>
    </w:p>
    <w:p w14:paraId="7093FED5" w14:textId="77777777" w:rsidR="00B22B47" w:rsidRDefault="00B22B47" w:rsidP="00CF7D7A">
      <w:pPr>
        <w:ind w:left="540"/>
      </w:pPr>
    </w:p>
    <w:p w14:paraId="71E7C5F8" w14:textId="77777777" w:rsidR="00CF7D7A" w:rsidRDefault="00CF7D7A" w:rsidP="00022168">
      <w:pPr>
        <w:pStyle w:val="Heading2"/>
        <w:pPrChange w:id="3546" w:author="Sacintha Raj" w:date="2023-01-26T02:17:00Z">
          <w:pPr>
            <w:pStyle w:val="Heading2"/>
            <w:numPr>
              <w:numId w:val="16"/>
            </w:numPr>
          </w:pPr>
        </w:pPrChange>
      </w:pPr>
      <w:bookmarkStart w:id="3547" w:name="_Toc125592978"/>
      <w:r>
        <w:t>Assumptions</w:t>
      </w:r>
      <w:bookmarkEnd w:id="3547"/>
      <w:r>
        <w:t xml:space="preserve"> </w:t>
      </w:r>
    </w:p>
    <w:p w14:paraId="63A29E12" w14:textId="77777777" w:rsidR="00CF7D7A" w:rsidRDefault="00CF7D7A" w:rsidP="00CF7D7A">
      <w:pPr>
        <w:pStyle w:val="ListParagraph"/>
      </w:pPr>
    </w:p>
    <w:p w14:paraId="709716CA" w14:textId="77777777" w:rsidR="00CF7D7A" w:rsidRDefault="00CF7D7A" w:rsidP="0003331C">
      <w:pPr>
        <w:pStyle w:val="ListParagraph"/>
        <w:numPr>
          <w:ilvl w:val="0"/>
          <w:numId w:val="43"/>
        </w:numPr>
        <w:pPrChange w:id="3548" w:author="Sacintha Raj" w:date="2023-01-24T13:40:00Z">
          <w:pPr>
            <w:pStyle w:val="ListParagraph"/>
            <w:numPr>
              <w:numId w:val="37"/>
            </w:numPr>
            <w:ind w:hanging="360"/>
          </w:pPr>
        </w:pPrChange>
      </w:pPr>
      <w:r>
        <w:t xml:space="preserve">Complete environment would be provisioned from Development phase. Development Integration testing is critical as CWA includes multiple end point interaction. </w:t>
      </w:r>
    </w:p>
    <w:p w14:paraId="6F52460E" w14:textId="7F9D1976" w:rsidR="00CF7D7A" w:rsidRDefault="00CF7D7A" w:rsidP="0003331C">
      <w:pPr>
        <w:pStyle w:val="ListParagraph"/>
        <w:numPr>
          <w:ilvl w:val="0"/>
          <w:numId w:val="43"/>
        </w:numPr>
        <w:pPrChange w:id="3549" w:author="Sacintha Raj" w:date="2023-01-24T13:40:00Z">
          <w:pPr>
            <w:pStyle w:val="ListParagraph"/>
            <w:numPr>
              <w:numId w:val="37"/>
            </w:numPr>
            <w:ind w:hanging="360"/>
          </w:pPr>
        </w:pPrChange>
      </w:pPr>
      <w:r>
        <w:t xml:space="preserve">All the network firewall related changes to enable seamless communication of </w:t>
      </w:r>
      <w:del w:id="3550" w:author="Sacintha Raj" w:date="2023-01-26T02:20:00Z">
        <w:r w:rsidDel="00022168">
          <w:delText xml:space="preserve">CWA </w:delText>
        </w:r>
      </w:del>
      <w:ins w:id="3551" w:author="Sacintha Raj" w:date="2023-01-26T02:20:00Z">
        <w:r w:rsidR="00022168">
          <w:t>CEI</w:t>
        </w:r>
        <w:r w:rsidR="00022168">
          <w:t xml:space="preserve"> </w:t>
        </w:r>
      </w:ins>
      <w:r>
        <w:t xml:space="preserve">with other end points will be </w:t>
      </w:r>
      <w:del w:id="3552" w:author="Sacintha Raj" w:date="2023-01-24T13:39:00Z">
        <w:r w:rsidDel="0003331C">
          <w:delText xml:space="preserve">addressed </w:delText>
        </w:r>
      </w:del>
      <w:ins w:id="3553" w:author="Sacintha Raj" w:date="2023-01-24T13:39:00Z">
        <w:r w:rsidR="0003331C">
          <w:t>supported</w:t>
        </w:r>
        <w:r w:rsidR="0003331C">
          <w:t xml:space="preserve"> </w:t>
        </w:r>
      </w:ins>
      <w:r>
        <w:t xml:space="preserve">by TMK IS </w:t>
      </w:r>
    </w:p>
    <w:p w14:paraId="42567EE5" w14:textId="77777777" w:rsidR="00CF7D7A" w:rsidRDefault="00CF7D7A" w:rsidP="0003331C">
      <w:pPr>
        <w:pStyle w:val="ListParagraph"/>
        <w:numPr>
          <w:ilvl w:val="0"/>
          <w:numId w:val="43"/>
        </w:numPr>
        <w:pPrChange w:id="3554" w:author="Sacintha Raj" w:date="2023-01-24T13:40:00Z">
          <w:pPr>
            <w:pStyle w:val="ListParagraph"/>
            <w:numPr>
              <w:numId w:val="37"/>
            </w:numPr>
            <w:ind w:hanging="360"/>
          </w:pPr>
        </w:pPrChange>
      </w:pPr>
      <w:r>
        <w:t xml:space="preserve">All credentials can be stored in CyberArk and corresponding CyberArk accounts would be created </w:t>
      </w:r>
    </w:p>
    <w:p w14:paraId="0B4F021E" w14:textId="6CDA18D1" w:rsidR="00CF7D7A" w:rsidRDefault="00CF7D7A" w:rsidP="0003331C">
      <w:pPr>
        <w:pStyle w:val="ListParagraph"/>
        <w:numPr>
          <w:ilvl w:val="0"/>
          <w:numId w:val="43"/>
        </w:numPr>
        <w:pPrChange w:id="3555" w:author="Sacintha Raj" w:date="2023-01-24T13:40:00Z">
          <w:pPr>
            <w:pStyle w:val="ListParagraph"/>
            <w:numPr>
              <w:numId w:val="37"/>
            </w:numPr>
            <w:ind w:hanging="360"/>
          </w:pPr>
        </w:pPrChange>
      </w:pPr>
      <w:commentRangeStart w:id="3556"/>
      <w:commentRangeStart w:id="3557"/>
      <w:r>
        <w:t xml:space="preserve">Eclipse does not use security </w:t>
      </w:r>
      <w:commentRangeEnd w:id="3556"/>
      <w:r>
        <w:rPr>
          <w:rStyle w:val="CommentReference"/>
        </w:rPr>
        <w:commentReference w:id="3556"/>
      </w:r>
      <w:commentRangeEnd w:id="3557"/>
      <w:r>
        <w:rPr>
          <w:rStyle w:val="CommentReference"/>
        </w:rPr>
        <w:commentReference w:id="3557"/>
      </w:r>
      <w:r w:rsidR="00D63173">
        <w:t>to invoke service or access any records</w:t>
      </w:r>
    </w:p>
    <w:p w14:paraId="7110F417" w14:textId="049167AA" w:rsidR="00CF7D7A" w:rsidDel="00022168" w:rsidRDefault="00CF7D7A" w:rsidP="0003331C">
      <w:pPr>
        <w:pStyle w:val="ListParagraph"/>
        <w:numPr>
          <w:ilvl w:val="0"/>
          <w:numId w:val="43"/>
        </w:numPr>
        <w:rPr>
          <w:del w:id="3558" w:author="Sacintha Raj" w:date="2023-01-26T02:20:00Z"/>
        </w:rPr>
        <w:pPrChange w:id="3559" w:author="Sacintha Raj" w:date="2023-01-24T13:40:00Z">
          <w:pPr>
            <w:pStyle w:val="ListParagraph"/>
            <w:numPr>
              <w:numId w:val="37"/>
            </w:numPr>
            <w:ind w:hanging="360"/>
          </w:pPr>
        </w:pPrChange>
      </w:pPr>
      <w:commentRangeStart w:id="3560"/>
      <w:commentRangeStart w:id="3561"/>
      <w:commentRangeStart w:id="3562"/>
      <w:del w:id="3563" w:author="Sacintha Raj" w:date="2023-01-26T02:20:00Z">
        <w:r w:rsidDel="00022168">
          <w:delText>CWA does not handle any business errors from eclipse ’as EY has confirmed they would handle the recovery mechanism</w:delText>
        </w:r>
        <w:commentRangeEnd w:id="3560"/>
        <w:r w:rsidDel="00022168">
          <w:rPr>
            <w:rStyle w:val="CommentReference"/>
          </w:rPr>
          <w:commentReference w:id="3560"/>
        </w:r>
        <w:commentRangeEnd w:id="3561"/>
        <w:r w:rsidDel="00022168">
          <w:rPr>
            <w:rStyle w:val="CommentReference"/>
          </w:rPr>
          <w:commentReference w:id="3561"/>
        </w:r>
        <w:commentRangeEnd w:id="3562"/>
        <w:r w:rsidDel="00022168">
          <w:rPr>
            <w:rStyle w:val="CommentReference"/>
          </w:rPr>
          <w:commentReference w:id="3562"/>
        </w:r>
      </w:del>
    </w:p>
    <w:p w14:paraId="3271033A" w14:textId="1923970B" w:rsidR="00CF7D7A" w:rsidDel="00022168" w:rsidRDefault="00CF7D7A" w:rsidP="0003331C">
      <w:pPr>
        <w:pStyle w:val="ListParagraph"/>
        <w:numPr>
          <w:ilvl w:val="0"/>
          <w:numId w:val="43"/>
        </w:numPr>
        <w:rPr>
          <w:del w:id="3564" w:author="Sacintha Raj" w:date="2023-01-26T02:21:00Z"/>
        </w:rPr>
        <w:pPrChange w:id="3565" w:author="Sacintha Raj" w:date="2023-01-24T13:40:00Z">
          <w:pPr>
            <w:pStyle w:val="ListParagraph"/>
            <w:numPr>
              <w:numId w:val="37"/>
            </w:numPr>
            <w:ind w:hanging="360"/>
          </w:pPr>
        </w:pPrChange>
      </w:pPr>
      <w:del w:id="3566" w:author="Sacintha Raj" w:date="2023-01-26T02:21:00Z">
        <w:r w:rsidDel="00022168">
          <w:delText>All validation errors from Eclipse, would be passed as-is</w:delText>
        </w:r>
      </w:del>
      <w:del w:id="3567" w:author="Sacintha Raj" w:date="2023-01-24T13:43:00Z">
        <w:r w:rsidDel="00EB5732">
          <w:delText>.</w:delText>
        </w:r>
      </w:del>
    </w:p>
    <w:p w14:paraId="34959F10" w14:textId="3EBB2353" w:rsidR="00CF7D7A" w:rsidDel="00022168" w:rsidRDefault="00CF7D7A" w:rsidP="0003331C">
      <w:pPr>
        <w:pStyle w:val="ListParagraph"/>
        <w:numPr>
          <w:ilvl w:val="0"/>
          <w:numId w:val="43"/>
        </w:numPr>
        <w:rPr>
          <w:del w:id="3568" w:author="Sacintha Raj" w:date="2023-01-26T02:21:00Z"/>
        </w:rPr>
        <w:pPrChange w:id="3569" w:author="Sacintha Raj" w:date="2023-01-24T13:40:00Z">
          <w:pPr>
            <w:pStyle w:val="ListParagraph"/>
            <w:numPr>
              <w:numId w:val="37"/>
            </w:numPr>
            <w:ind w:hanging="360"/>
          </w:pPr>
        </w:pPrChange>
      </w:pPr>
      <w:del w:id="3570" w:author="Sacintha Raj" w:date="2023-01-26T02:21:00Z">
        <w:r w:rsidDel="00022168">
          <w:delText>Business Validations from Eclipse would be passed as is</w:delText>
        </w:r>
      </w:del>
    </w:p>
    <w:p w14:paraId="133CF9F9" w14:textId="0AED3267" w:rsidR="00CF7D7A" w:rsidDel="00022168" w:rsidRDefault="00CF7D7A" w:rsidP="0003331C">
      <w:pPr>
        <w:pStyle w:val="ListParagraph"/>
        <w:numPr>
          <w:ilvl w:val="0"/>
          <w:numId w:val="43"/>
        </w:numPr>
        <w:rPr>
          <w:del w:id="3571" w:author="Sacintha Raj" w:date="2023-01-26T02:21:00Z"/>
        </w:rPr>
        <w:pPrChange w:id="3572" w:author="Sacintha Raj" w:date="2023-01-24T13:40:00Z">
          <w:pPr>
            <w:pStyle w:val="ListParagraph"/>
            <w:numPr>
              <w:numId w:val="37"/>
            </w:numPr>
            <w:ind w:hanging="360"/>
          </w:pPr>
        </w:pPrChange>
      </w:pPr>
      <w:del w:id="3573" w:author="Sacintha Raj" w:date="2023-01-26T02:21:00Z">
        <w:r w:rsidDel="00022168">
          <w:delText>Eclipse would throw reasonable errors during technical glitches and CWA can handle them as per standard design of technical errors</w:delText>
        </w:r>
      </w:del>
    </w:p>
    <w:p w14:paraId="254E8586" w14:textId="4B132400" w:rsidR="00CF7D7A" w:rsidRDefault="00CF7D7A" w:rsidP="0003331C">
      <w:pPr>
        <w:pStyle w:val="ListParagraph"/>
        <w:numPr>
          <w:ilvl w:val="0"/>
          <w:numId w:val="43"/>
        </w:numPr>
        <w:pPrChange w:id="3574" w:author="Sacintha Raj" w:date="2023-01-24T13:40:00Z">
          <w:pPr>
            <w:pStyle w:val="ListParagraph"/>
            <w:numPr>
              <w:numId w:val="37"/>
            </w:numPr>
            <w:ind w:hanging="360"/>
          </w:pPr>
        </w:pPrChange>
      </w:pPr>
      <w:r>
        <w:t>The order of requests is determined by CMS and Fuse</w:t>
      </w:r>
      <w:ins w:id="3575" w:author="Sacintha Raj" w:date="2023-01-26T02:21:00Z">
        <w:r w:rsidR="00022168">
          <w:t xml:space="preserve"> would treat each request individually</w:t>
        </w:r>
      </w:ins>
      <w:r>
        <w:t xml:space="preserve"> </w:t>
      </w:r>
      <w:del w:id="3576" w:author="Sacintha Raj" w:date="2023-01-26T02:21:00Z">
        <w:r w:rsidRPr="00EB5732" w:rsidDel="00022168">
          <w:rPr>
            <w:b/>
            <w:bCs/>
            <w:rPrChange w:id="3577" w:author="Sacintha Raj" w:date="2023-01-24T13:47:00Z">
              <w:rPr/>
            </w:rPrChange>
          </w:rPr>
          <w:delText>will not be responsible for the order of</w:delText>
        </w:r>
      </w:del>
      <w:r>
        <w:t xml:space="preserve"> </w:t>
      </w:r>
      <w:del w:id="3578" w:author="Sacintha Raj" w:date="2023-01-26T02:22:00Z">
        <w:r w:rsidDel="00022168">
          <w:delText xml:space="preserve">requests. Each request from CMS will be treated as individual </w:delText>
        </w:r>
      </w:del>
      <w:r>
        <w:t>without any dependency on any other requests.</w:t>
      </w:r>
    </w:p>
    <w:p w14:paraId="506524C5" w14:textId="77777777" w:rsidR="00CF7D7A" w:rsidRDefault="00CF7D7A" w:rsidP="0003331C">
      <w:pPr>
        <w:pStyle w:val="ListParagraph"/>
        <w:numPr>
          <w:ilvl w:val="0"/>
          <w:numId w:val="43"/>
        </w:numPr>
        <w:pPrChange w:id="3579" w:author="Sacintha Raj" w:date="2023-01-24T13:40:00Z">
          <w:pPr>
            <w:pStyle w:val="ListParagraph"/>
            <w:numPr>
              <w:numId w:val="37"/>
            </w:numPr>
            <w:ind w:hanging="360"/>
          </w:pPr>
        </w:pPrChange>
      </w:pPr>
      <w:r>
        <w:t xml:space="preserve">The SLAs would be finalized for number of retries, interval of retries. </w:t>
      </w:r>
    </w:p>
    <w:p w14:paraId="6A41F255" w14:textId="760B6B3A" w:rsidR="00CF7D7A" w:rsidDel="00022168" w:rsidRDefault="00711D49" w:rsidP="0003331C">
      <w:pPr>
        <w:pStyle w:val="ListParagraph"/>
        <w:numPr>
          <w:ilvl w:val="0"/>
          <w:numId w:val="43"/>
        </w:numPr>
        <w:rPr>
          <w:del w:id="3580" w:author="Sacintha Raj" w:date="2023-01-26T02:23:00Z"/>
        </w:rPr>
        <w:pPrChange w:id="3581" w:author="Sacintha Raj" w:date="2023-01-24T13:40:00Z">
          <w:pPr>
            <w:pStyle w:val="ListParagraph"/>
            <w:numPr>
              <w:numId w:val="37"/>
            </w:numPr>
            <w:ind w:hanging="360"/>
          </w:pPr>
        </w:pPrChange>
      </w:pPr>
      <w:del w:id="3582" w:author="Sacintha Raj" w:date="2023-01-26T02:23:00Z">
        <w:r w:rsidDel="00022168">
          <w:delText>i</w:delText>
        </w:r>
        <w:r w:rsidR="00CF7D7A" w:rsidDel="00022168">
          <w:delText xml:space="preserve">t is assumed to get the details of a created movement using GetClaim request and </w:delText>
        </w:r>
      </w:del>
      <w:del w:id="3583" w:author="Sacintha Raj" w:date="2023-01-24T13:48:00Z">
        <w:r w:rsidR="00CF7D7A" w:rsidDel="00EB5732">
          <w:delText>the</w:delText>
        </w:r>
      </w:del>
      <w:del w:id="3584" w:author="Sacintha Raj" w:date="2023-01-26T02:23:00Z">
        <w:r w:rsidR="00CF7D7A" w:rsidDel="00022168">
          <w:delText xml:space="preserve"> in the response the latest movement created after the request time is safely assumed to be the created movement.</w:delText>
        </w:r>
      </w:del>
    </w:p>
    <w:p w14:paraId="08A94CC8" w14:textId="4C2D859E" w:rsidR="00D63173" w:rsidRDefault="00D63173" w:rsidP="0003331C">
      <w:pPr>
        <w:pStyle w:val="ListParagraph"/>
        <w:numPr>
          <w:ilvl w:val="0"/>
          <w:numId w:val="43"/>
        </w:numPr>
        <w:pPrChange w:id="3585" w:author="Sacintha Raj" w:date="2023-01-24T13:40:00Z">
          <w:pPr>
            <w:pStyle w:val="ListParagraph"/>
            <w:numPr>
              <w:numId w:val="37"/>
            </w:numPr>
            <w:ind w:hanging="360"/>
          </w:pPr>
        </w:pPrChange>
      </w:pPr>
      <w:r>
        <w:t xml:space="preserve">Verisk has </w:t>
      </w:r>
      <w:del w:id="3586" w:author="Sacintha Raj" w:date="2023-01-24T13:51:00Z">
        <w:r w:rsidDel="00EB5732">
          <w:delText>specifically said</w:delText>
        </w:r>
      </w:del>
      <w:del w:id="3587" w:author="Sacintha Raj" w:date="2023-01-26T02:23:00Z">
        <w:r w:rsidDel="00022168">
          <w:delText xml:space="preserve"> not</w:delText>
        </w:r>
      </w:del>
      <w:ins w:id="3588" w:author="Sacintha Raj" w:date="2023-01-26T02:23:00Z">
        <w:r w:rsidR="00022168">
          <w:t>advised not</w:t>
        </w:r>
      </w:ins>
      <w:r>
        <w:t xml:space="preserve"> to validate Response</w:t>
      </w:r>
    </w:p>
    <w:p w14:paraId="18E6A4F2" w14:textId="1B8DE6AE" w:rsidR="00D63173" w:rsidRDefault="00D63173" w:rsidP="0003331C">
      <w:pPr>
        <w:pStyle w:val="ListParagraph"/>
        <w:numPr>
          <w:ilvl w:val="0"/>
          <w:numId w:val="43"/>
        </w:numPr>
        <w:pPrChange w:id="3589" w:author="Sacintha Raj" w:date="2023-01-24T13:40:00Z">
          <w:pPr>
            <w:pStyle w:val="ListParagraph"/>
            <w:numPr>
              <w:numId w:val="37"/>
            </w:numPr>
            <w:ind w:hanging="360"/>
          </w:pPr>
        </w:pPrChange>
      </w:pPr>
      <w:r>
        <w:t xml:space="preserve">Claim and related records created in eclipse by CMS are assumed to be </w:t>
      </w:r>
      <w:del w:id="3590" w:author="Sacintha Raj" w:date="2023-01-26T02:23:00Z">
        <w:r w:rsidDel="00022168">
          <w:delText>similar to</w:delText>
        </w:r>
      </w:del>
      <w:ins w:id="3591" w:author="Sacintha Raj" w:date="2023-01-26T02:23:00Z">
        <w:r w:rsidR="00022168">
          <w:t>like</w:t>
        </w:r>
      </w:ins>
      <w:r>
        <w:t xml:space="preserve"> the existing records pulled by KDR</w:t>
      </w:r>
    </w:p>
    <w:p w14:paraId="7EFA88CF" w14:textId="77777777" w:rsidR="00CF7D7A" w:rsidRDefault="00CF7D7A" w:rsidP="00022168">
      <w:pPr>
        <w:pStyle w:val="Heading2"/>
        <w:pPrChange w:id="3592" w:author="Sacintha Raj" w:date="2023-01-26T02:17:00Z">
          <w:pPr>
            <w:pStyle w:val="Heading2"/>
            <w:numPr>
              <w:numId w:val="16"/>
            </w:numPr>
          </w:pPr>
        </w:pPrChange>
      </w:pPr>
      <w:bookmarkStart w:id="3593" w:name="_Toc125592979"/>
      <w:r>
        <w:lastRenderedPageBreak/>
        <w:t>Dependencies</w:t>
      </w:r>
      <w:bookmarkEnd w:id="3593"/>
    </w:p>
    <w:p w14:paraId="6C5F568C" w14:textId="30E1E18F" w:rsidR="00CF7D7A" w:rsidRDefault="00CF7D7A" w:rsidP="00EB5732">
      <w:pPr>
        <w:pStyle w:val="ListParagraph"/>
        <w:numPr>
          <w:ilvl w:val="0"/>
          <w:numId w:val="44"/>
        </w:numPr>
        <w:pPrChange w:id="3594" w:author="Sacintha Raj" w:date="2023-01-24T13:51:00Z">
          <w:pPr>
            <w:pStyle w:val="ListParagraph"/>
            <w:numPr>
              <w:numId w:val="37"/>
            </w:numPr>
            <w:ind w:hanging="360"/>
          </w:pPr>
        </w:pPrChange>
      </w:pPr>
      <w:r>
        <w:t xml:space="preserve">Complete integrated end to end environment including Eclipse, amazon load balancer, Amazon </w:t>
      </w:r>
      <w:proofErr w:type="gramStart"/>
      <w:r>
        <w:t xml:space="preserve">DynamoDB </w:t>
      </w:r>
      <w:r>
        <w:t>,</w:t>
      </w:r>
      <w:proofErr w:type="gramEnd"/>
      <w:r>
        <w:t xml:space="preserve"> </w:t>
      </w:r>
      <w:r>
        <w:t xml:space="preserve">MSSQL Database (as applicable) would be provisioned from Development phase. Development Integration testing is critical as CWA includes multiple end point interaction. </w:t>
      </w:r>
    </w:p>
    <w:p w14:paraId="208821B0" w14:textId="77777777" w:rsidR="00CF7D7A" w:rsidRDefault="00CF7D7A" w:rsidP="00EB5732">
      <w:pPr>
        <w:pStyle w:val="ListParagraph"/>
        <w:numPr>
          <w:ilvl w:val="0"/>
          <w:numId w:val="44"/>
        </w:numPr>
        <w:pPrChange w:id="3595" w:author="Sacintha Raj" w:date="2023-01-24T13:51:00Z">
          <w:pPr>
            <w:pStyle w:val="ListParagraph"/>
            <w:numPr>
              <w:numId w:val="37"/>
            </w:numPr>
            <w:ind w:hanging="360"/>
          </w:pPr>
        </w:pPrChange>
      </w:pPr>
      <w:r>
        <w:t xml:space="preserve">All the network firewall related changes to enable seamless communication of Fuse with other end points will be addressed by TMK IS </w:t>
      </w:r>
    </w:p>
    <w:p w14:paraId="700BFC6B" w14:textId="77777777" w:rsidR="00CF7D7A" w:rsidRDefault="00CF7D7A" w:rsidP="00EB5732">
      <w:pPr>
        <w:pStyle w:val="ListParagraph"/>
        <w:numPr>
          <w:ilvl w:val="0"/>
          <w:numId w:val="44"/>
        </w:numPr>
        <w:pPrChange w:id="3596" w:author="Sacintha Raj" w:date="2023-01-24T13:51:00Z">
          <w:pPr>
            <w:pStyle w:val="ListParagraph"/>
            <w:numPr>
              <w:numId w:val="37"/>
            </w:numPr>
            <w:ind w:hanging="360"/>
          </w:pPr>
        </w:pPrChange>
      </w:pPr>
      <w:r>
        <w:t xml:space="preserve">Eclipse </w:t>
      </w:r>
      <w:proofErr w:type="spellStart"/>
      <w:r>
        <w:t>Api</w:t>
      </w:r>
      <w:proofErr w:type="spellEnd"/>
      <w:r>
        <w:t xml:space="preserve"> must be tested before LLD</w:t>
      </w:r>
    </w:p>
    <w:p w14:paraId="16DF838B" w14:textId="77777777" w:rsidR="00CF7D7A" w:rsidRDefault="00CF7D7A" w:rsidP="00EB5732">
      <w:pPr>
        <w:pStyle w:val="ListParagraph"/>
        <w:numPr>
          <w:ilvl w:val="0"/>
          <w:numId w:val="44"/>
        </w:numPr>
        <w:pPrChange w:id="3597" w:author="Sacintha Raj" w:date="2023-01-24T13:51:00Z">
          <w:pPr>
            <w:pStyle w:val="ListParagraph"/>
            <w:numPr>
              <w:numId w:val="37"/>
            </w:numPr>
            <w:ind w:hanging="360"/>
          </w:pPr>
        </w:pPrChange>
      </w:pPr>
      <w:r>
        <w:t>KDR Changes to be provided by NTT ETL Team</w:t>
      </w:r>
    </w:p>
    <w:p w14:paraId="17C629EA" w14:textId="77777777" w:rsidR="00CF7D7A" w:rsidRDefault="00CF7D7A" w:rsidP="00EB5732">
      <w:pPr>
        <w:pStyle w:val="ListParagraph"/>
        <w:numPr>
          <w:ilvl w:val="0"/>
          <w:numId w:val="44"/>
        </w:numPr>
        <w:pPrChange w:id="3598" w:author="Sacintha Raj" w:date="2023-01-24T13:51:00Z">
          <w:pPr>
            <w:pStyle w:val="ListParagraph"/>
            <w:numPr>
              <w:numId w:val="37"/>
            </w:numPr>
            <w:ind w:hanging="360"/>
          </w:pPr>
        </w:pPrChange>
      </w:pPr>
      <w:r>
        <w:t>SharePoint verification and configuration by TMK</w:t>
      </w:r>
    </w:p>
    <w:p w14:paraId="2842B540" w14:textId="00AF0872" w:rsidR="00CF7D7A" w:rsidRDefault="00CF7D7A" w:rsidP="00EB5732">
      <w:pPr>
        <w:pStyle w:val="ListParagraph"/>
        <w:numPr>
          <w:ilvl w:val="0"/>
          <w:numId w:val="44"/>
        </w:numPr>
        <w:pPrChange w:id="3599" w:author="Sacintha Raj" w:date="2023-01-24T13:51:00Z">
          <w:pPr>
            <w:pStyle w:val="ListParagraph"/>
            <w:numPr>
              <w:numId w:val="37"/>
            </w:numPr>
            <w:ind w:hanging="360"/>
          </w:pPr>
        </w:pPrChange>
      </w:pPr>
      <w:r>
        <w:t>EY to raise any concerns with the WSDL of CWA,</w:t>
      </w:r>
      <w:r w:rsidR="00D63173">
        <w:t xml:space="preserve"> </w:t>
      </w:r>
      <w:r>
        <w:t xml:space="preserve">PSR and Mule </w:t>
      </w:r>
      <w:proofErr w:type="spellStart"/>
      <w:r>
        <w:t>Sharepoint</w:t>
      </w:r>
      <w:proofErr w:type="spellEnd"/>
    </w:p>
    <w:p w14:paraId="2230176B" w14:textId="77777777" w:rsidR="00CF7D7A" w:rsidRDefault="00CF7D7A" w:rsidP="00EB5732">
      <w:pPr>
        <w:pStyle w:val="ListParagraph"/>
        <w:numPr>
          <w:ilvl w:val="0"/>
          <w:numId w:val="44"/>
        </w:numPr>
        <w:pPrChange w:id="3600" w:author="Sacintha Raj" w:date="2023-01-24T13:51:00Z">
          <w:pPr>
            <w:pStyle w:val="ListParagraph"/>
            <w:numPr>
              <w:numId w:val="37"/>
            </w:numPr>
            <w:ind w:hanging="360"/>
          </w:pPr>
        </w:pPrChange>
      </w:pPr>
      <w:r>
        <w:t xml:space="preserve">Get WSDL for Lookup API from Verisk </w:t>
      </w:r>
    </w:p>
    <w:p w14:paraId="29FF1C12" w14:textId="77777777" w:rsidR="00CF7D7A" w:rsidRDefault="00CF7D7A" w:rsidP="00EB5732">
      <w:pPr>
        <w:pStyle w:val="ListParagraph"/>
        <w:numPr>
          <w:ilvl w:val="0"/>
          <w:numId w:val="44"/>
        </w:numPr>
        <w:pPrChange w:id="3601" w:author="Sacintha Raj" w:date="2023-01-24T13:51:00Z">
          <w:pPr>
            <w:pStyle w:val="ListParagraph"/>
            <w:numPr>
              <w:numId w:val="37"/>
            </w:numPr>
            <w:ind w:hanging="360"/>
          </w:pPr>
        </w:pPrChange>
      </w:pPr>
      <w:r>
        <w:t xml:space="preserve">A valid sample request to get organization node using </w:t>
      </w:r>
      <w:proofErr w:type="spellStart"/>
      <w:proofErr w:type="gramStart"/>
      <w:r>
        <w:t>Lookupservice</w:t>
      </w:r>
      <w:proofErr w:type="spellEnd"/>
      <w:r>
        <w:t xml:space="preserve"> ,</w:t>
      </w:r>
      <w:proofErr w:type="gramEnd"/>
      <w:r>
        <w:t xml:space="preserve"> from </w:t>
      </w:r>
      <w:proofErr w:type="spellStart"/>
      <w:r>
        <w:t>verisk</w:t>
      </w:r>
      <w:proofErr w:type="spellEnd"/>
    </w:p>
    <w:p w14:paraId="3AE49ADB" w14:textId="7ABF3BB0" w:rsidR="00CF7D7A" w:rsidRDefault="00CF7D7A" w:rsidP="00EB5732">
      <w:pPr>
        <w:pStyle w:val="ListParagraph"/>
        <w:numPr>
          <w:ilvl w:val="0"/>
          <w:numId w:val="44"/>
        </w:numPr>
        <w:pPrChange w:id="3602" w:author="Sacintha Raj" w:date="2023-01-24T13:51:00Z">
          <w:pPr>
            <w:pStyle w:val="ListParagraph"/>
            <w:numPr>
              <w:numId w:val="37"/>
            </w:numPr>
            <w:ind w:hanging="360"/>
          </w:pPr>
        </w:pPrChange>
      </w:pPr>
      <w:r>
        <w:t xml:space="preserve">A valid sample request to get Claim using </w:t>
      </w:r>
      <w:proofErr w:type="spellStart"/>
      <w:r>
        <w:t>Getclaim</w:t>
      </w:r>
      <w:proofErr w:type="spellEnd"/>
      <w:r>
        <w:t xml:space="preserve"> without using claim id, from </w:t>
      </w:r>
      <w:proofErr w:type="spellStart"/>
      <w:r>
        <w:t>verisk</w:t>
      </w:r>
      <w:proofErr w:type="spellEnd"/>
    </w:p>
    <w:p w14:paraId="1561C1F5" w14:textId="23E8A968" w:rsidR="00346C59" w:rsidRDefault="00346C59" w:rsidP="00EB5732">
      <w:pPr>
        <w:pStyle w:val="ListParagraph"/>
        <w:numPr>
          <w:ilvl w:val="0"/>
          <w:numId w:val="44"/>
        </w:numPr>
        <w:pPrChange w:id="3603" w:author="Sacintha Raj" w:date="2023-01-24T13:51:00Z">
          <w:pPr>
            <w:pStyle w:val="ListParagraph"/>
            <w:numPr>
              <w:numId w:val="37"/>
            </w:numPr>
            <w:ind w:hanging="360"/>
          </w:pPr>
        </w:pPrChange>
      </w:pPr>
      <w:proofErr w:type="spellStart"/>
      <w:r>
        <w:t>Jboss</w:t>
      </w:r>
      <w:proofErr w:type="spellEnd"/>
      <w:r>
        <w:t xml:space="preserve"> Fuse and </w:t>
      </w:r>
      <w:r w:rsidR="006A5EB3">
        <w:t>Active MQ is configured in HA Mode</w:t>
      </w:r>
    </w:p>
    <w:p w14:paraId="2FB7B8C0" w14:textId="33AC5131" w:rsidR="006A5EB3" w:rsidRDefault="006A5EB3" w:rsidP="00EB5732">
      <w:pPr>
        <w:pStyle w:val="ListParagraph"/>
        <w:numPr>
          <w:ilvl w:val="0"/>
          <w:numId w:val="44"/>
        </w:numPr>
        <w:pPrChange w:id="3604" w:author="Sacintha Raj" w:date="2023-01-24T13:51:00Z">
          <w:pPr>
            <w:pStyle w:val="ListParagraph"/>
            <w:numPr>
              <w:numId w:val="37"/>
            </w:numPr>
            <w:ind w:hanging="360"/>
          </w:pPr>
        </w:pPrChange>
      </w:pPr>
      <w:r>
        <w:t>Any files uploaded to S3 Bucket is encrypted before uploading.</w:t>
      </w:r>
    </w:p>
    <w:p w14:paraId="74B3A455" w14:textId="31F140F8" w:rsidR="006A5EB3" w:rsidRDefault="006A5EB3" w:rsidP="00EB5732">
      <w:pPr>
        <w:pStyle w:val="ListParagraph"/>
        <w:numPr>
          <w:ilvl w:val="0"/>
          <w:numId w:val="44"/>
        </w:numPr>
        <w:pPrChange w:id="3605" w:author="Sacintha Raj" w:date="2023-01-24T13:51:00Z">
          <w:pPr>
            <w:pStyle w:val="ListParagraph"/>
            <w:numPr>
              <w:numId w:val="37"/>
            </w:numPr>
            <w:ind w:hanging="360"/>
          </w:pPr>
        </w:pPrChange>
      </w:pPr>
      <w:r>
        <w:t>Any files read from S3 Bucket should be decrypted.</w:t>
      </w:r>
    </w:p>
    <w:p w14:paraId="6F15A5DD" w14:textId="77777777" w:rsidR="00CF7D7A" w:rsidRDefault="00CF7D7A" w:rsidP="00CF7D7A">
      <w:pPr>
        <w:pStyle w:val="ListParagraph"/>
      </w:pPr>
    </w:p>
    <w:p w14:paraId="1886BDCC" w14:textId="77777777" w:rsidR="00E1162D" w:rsidRPr="00E1162D" w:rsidRDefault="00E1162D" w:rsidP="00E1162D"/>
    <w:p w14:paraId="59BD6C56" w14:textId="0CEEDAF3" w:rsidR="009C04D2" w:rsidRPr="009C04D2" w:rsidRDefault="009C04D2" w:rsidP="009C04D2">
      <w:pPr>
        <w:pStyle w:val="Heading1"/>
      </w:pPr>
      <w:bookmarkStart w:id="3606" w:name="_Toc467235718"/>
      <w:bookmarkStart w:id="3607" w:name="_Toc125592980"/>
      <w:r w:rsidRPr="009C04D2">
        <w:t>Appendix</w:t>
      </w:r>
      <w:bookmarkEnd w:id="3606"/>
      <w:bookmarkEnd w:id="3607"/>
    </w:p>
    <w:p w14:paraId="1A70DC3C" w14:textId="28E7D44C" w:rsidR="009C04D2" w:rsidRPr="009C04D2" w:rsidRDefault="00FC7696" w:rsidP="00625693">
      <w:pPr>
        <w:numPr>
          <w:ilvl w:val="0"/>
          <w:numId w:val="6"/>
        </w:numPr>
      </w:pPr>
      <w:r>
        <w:t>None</w:t>
      </w:r>
    </w:p>
    <w:p w14:paraId="76BDA1B1" w14:textId="777EE852" w:rsidR="009C04D2" w:rsidRDefault="009C04D2" w:rsidP="009C04D2">
      <w:pPr>
        <w:pStyle w:val="Heading2"/>
      </w:pPr>
      <w:bookmarkStart w:id="3608" w:name="_Toc467235721"/>
      <w:bookmarkStart w:id="3609" w:name="_Toc125592981"/>
      <w:r w:rsidRPr="009C04D2">
        <w:t>Application List</w:t>
      </w:r>
      <w:bookmarkEnd w:id="3609"/>
      <w:r w:rsidRPr="009C04D2">
        <w:t xml:space="preserve"> </w:t>
      </w:r>
      <w:bookmarkEnd w:id="3608"/>
    </w:p>
    <w:p w14:paraId="28E3A203" w14:textId="129734A8" w:rsidR="00E335BD" w:rsidRDefault="006D2E91" w:rsidP="00022168">
      <w:pPr>
        <w:pStyle w:val="ListParagraph"/>
        <w:numPr>
          <w:ilvl w:val="0"/>
          <w:numId w:val="128"/>
        </w:numPr>
        <w:pPrChange w:id="3610" w:author="Sacintha Raj" w:date="2023-01-26T02:24:00Z">
          <w:pPr>
            <w:pStyle w:val="ListParagraph"/>
            <w:numPr>
              <w:numId w:val="7"/>
            </w:numPr>
            <w:ind w:hanging="360"/>
          </w:pPr>
        </w:pPrChange>
      </w:pPr>
      <w:del w:id="3611" w:author="Sacintha Raj" w:date="2023-01-26T02:24:00Z">
        <w:r w:rsidDel="00022168">
          <w:delText>CWA</w:delText>
        </w:r>
      </w:del>
      <w:ins w:id="3612" w:author="Sacintha Raj" w:date="2023-01-26T02:24:00Z">
        <w:r w:rsidR="00022168">
          <w:t>CIA</w:t>
        </w:r>
      </w:ins>
    </w:p>
    <w:p w14:paraId="06668B84" w14:textId="76A35359" w:rsidR="000916D1" w:rsidRDefault="000916D1" w:rsidP="00022168">
      <w:pPr>
        <w:pStyle w:val="ListParagraph"/>
        <w:numPr>
          <w:ilvl w:val="0"/>
          <w:numId w:val="128"/>
        </w:numPr>
        <w:pPrChange w:id="3613" w:author="Sacintha Raj" w:date="2023-01-26T02:24:00Z">
          <w:pPr>
            <w:pStyle w:val="ListParagraph"/>
            <w:numPr>
              <w:numId w:val="7"/>
            </w:numPr>
            <w:ind w:hanging="360"/>
          </w:pPr>
        </w:pPrChange>
      </w:pPr>
      <w:r>
        <w:t>PSR</w:t>
      </w:r>
    </w:p>
    <w:p w14:paraId="72C17E22" w14:textId="1A349907" w:rsidR="000916D1" w:rsidRDefault="000916D1" w:rsidP="00022168">
      <w:pPr>
        <w:pStyle w:val="ListParagraph"/>
        <w:numPr>
          <w:ilvl w:val="0"/>
          <w:numId w:val="128"/>
        </w:numPr>
        <w:pPrChange w:id="3614" w:author="Sacintha Raj" w:date="2023-01-26T02:24:00Z">
          <w:pPr>
            <w:pStyle w:val="ListParagraph"/>
            <w:numPr>
              <w:numId w:val="7"/>
            </w:numPr>
            <w:ind w:hanging="360"/>
          </w:pPr>
        </w:pPrChange>
      </w:pPr>
      <w:r>
        <w:t>SharePoint Mule</w:t>
      </w:r>
    </w:p>
    <w:p w14:paraId="6EDF5BC2" w14:textId="21BE9F21" w:rsidR="000916D1" w:rsidRDefault="000916D1" w:rsidP="00022168">
      <w:pPr>
        <w:pStyle w:val="ListParagraph"/>
        <w:numPr>
          <w:ilvl w:val="0"/>
          <w:numId w:val="128"/>
        </w:numPr>
        <w:pPrChange w:id="3615" w:author="Sacintha Raj" w:date="2023-01-26T02:24:00Z">
          <w:pPr>
            <w:pStyle w:val="ListParagraph"/>
            <w:numPr>
              <w:numId w:val="7"/>
            </w:numPr>
            <w:ind w:hanging="360"/>
          </w:pPr>
        </w:pPrChange>
      </w:pPr>
      <w:r>
        <w:t>KDR</w:t>
      </w:r>
      <w:ins w:id="3616" w:author="Sacintha Raj" w:date="2023-01-26T02:26:00Z">
        <w:r w:rsidR="002A0923">
          <w:t xml:space="preserve"> Including with ETL process</w:t>
        </w:r>
      </w:ins>
    </w:p>
    <w:p w14:paraId="3BF4F3D0" w14:textId="3D5F0FE7" w:rsidR="000916D1" w:rsidDel="002A0923" w:rsidRDefault="000916D1" w:rsidP="00022168">
      <w:pPr>
        <w:pStyle w:val="ListParagraph"/>
        <w:numPr>
          <w:ilvl w:val="0"/>
          <w:numId w:val="128"/>
        </w:numPr>
        <w:rPr>
          <w:del w:id="3617" w:author="Sacintha Raj" w:date="2023-01-26T02:26:00Z"/>
        </w:rPr>
        <w:pPrChange w:id="3618" w:author="Sacintha Raj" w:date="2023-01-26T02:24:00Z">
          <w:pPr>
            <w:pStyle w:val="ListParagraph"/>
            <w:numPr>
              <w:numId w:val="7"/>
            </w:numPr>
            <w:ind w:hanging="360"/>
          </w:pPr>
        </w:pPrChange>
      </w:pPr>
      <w:del w:id="3619" w:author="Sacintha Raj" w:date="2023-01-26T02:26:00Z">
        <w:r w:rsidDel="002A0923">
          <w:delText>CMS</w:delText>
        </w:r>
      </w:del>
    </w:p>
    <w:p w14:paraId="747474BC" w14:textId="1790CEDC" w:rsidR="00E335BD" w:rsidRDefault="00E335BD" w:rsidP="00022168">
      <w:pPr>
        <w:pStyle w:val="ListParagraph"/>
        <w:numPr>
          <w:ilvl w:val="0"/>
          <w:numId w:val="128"/>
        </w:numPr>
        <w:pPrChange w:id="3620" w:author="Sacintha Raj" w:date="2023-01-26T02:24:00Z">
          <w:pPr>
            <w:pStyle w:val="ListParagraph"/>
            <w:numPr>
              <w:numId w:val="7"/>
            </w:numPr>
            <w:ind w:hanging="360"/>
          </w:pPr>
        </w:pPrChange>
      </w:pPr>
      <w:del w:id="3621" w:author="Sacintha Raj" w:date="2023-01-26T02:24:00Z">
        <w:r w:rsidDel="00022168">
          <w:delText xml:space="preserve">AWS </w:delText>
        </w:r>
        <w:r w:rsidR="00290F9F" w:rsidDel="00022168">
          <w:delText>load balancer</w:delText>
        </w:r>
      </w:del>
      <w:ins w:id="3622" w:author="Sacintha Raj" w:date="2023-01-26T02:24:00Z">
        <w:r w:rsidR="00022168">
          <w:t xml:space="preserve">Amazon </w:t>
        </w:r>
        <w:proofErr w:type="spellStart"/>
        <w:r w:rsidR="00022168">
          <w:t>Dynamodb</w:t>
        </w:r>
      </w:ins>
      <w:proofErr w:type="spellEnd"/>
    </w:p>
    <w:p w14:paraId="05544C2C" w14:textId="4C8418A3" w:rsidR="00B138A4" w:rsidRDefault="00B138A4" w:rsidP="00B138A4">
      <w:pPr>
        <w:pStyle w:val="ListParagraph"/>
      </w:pPr>
    </w:p>
    <w:p w14:paraId="02B1F3F8" w14:textId="7FE920E5" w:rsidR="00B22B47" w:rsidRDefault="00B22B47" w:rsidP="00B138A4">
      <w:pPr>
        <w:pStyle w:val="ListParagraph"/>
      </w:pPr>
    </w:p>
    <w:p w14:paraId="2D9FED0D" w14:textId="6B55DFDD" w:rsidR="00B22B47" w:rsidRDefault="00B22B47" w:rsidP="00B138A4">
      <w:pPr>
        <w:pStyle w:val="ListParagraph"/>
      </w:pPr>
    </w:p>
    <w:p w14:paraId="587A20D0" w14:textId="77777777" w:rsidR="00B22B47" w:rsidRDefault="00B22B47" w:rsidP="00B138A4">
      <w:pPr>
        <w:pStyle w:val="ListParagraph"/>
      </w:pPr>
    </w:p>
    <w:p w14:paraId="1795FA07" w14:textId="77777777" w:rsidR="00B138A4" w:rsidRDefault="00B138A4" w:rsidP="00B138A4">
      <w:pPr>
        <w:pStyle w:val="Heading2"/>
      </w:pPr>
      <w:bookmarkStart w:id="3623" w:name="_Toc125592982"/>
      <w:r w:rsidRPr="00B138A4">
        <w:t>Glossary</w:t>
      </w:r>
      <w:bookmarkEnd w:id="3623"/>
      <w:r w:rsidRPr="00B138A4">
        <w:rPr>
          <w:sz w:val="26"/>
        </w:rPr>
        <w:br/>
      </w:r>
    </w:p>
    <w:tbl>
      <w:tblPr>
        <w:tblStyle w:val="TableGrid0"/>
        <w:tblW w:w="9348" w:type="dxa"/>
        <w:tblInd w:w="6" w:type="dxa"/>
        <w:tblCellMar>
          <w:top w:w="5" w:type="dxa"/>
          <w:left w:w="106" w:type="dxa"/>
          <w:right w:w="115" w:type="dxa"/>
        </w:tblCellMar>
        <w:tblLook w:val="04A0" w:firstRow="1" w:lastRow="0" w:firstColumn="1" w:lastColumn="0" w:noHBand="0" w:noVBand="1"/>
      </w:tblPr>
      <w:tblGrid>
        <w:gridCol w:w="2548"/>
        <w:gridCol w:w="6800"/>
      </w:tblGrid>
      <w:tr w:rsidR="00B138A4" w14:paraId="4069FD65" w14:textId="77777777" w:rsidTr="001056EE">
        <w:trPr>
          <w:trHeight w:val="350"/>
        </w:trPr>
        <w:tc>
          <w:tcPr>
            <w:tcW w:w="2548" w:type="dxa"/>
            <w:tcBorders>
              <w:top w:val="single" w:sz="4" w:space="0" w:color="000000"/>
              <w:left w:val="single" w:sz="4" w:space="0" w:color="000000"/>
              <w:bottom w:val="single" w:sz="4" w:space="0" w:color="000000"/>
              <w:right w:val="single" w:sz="4" w:space="0" w:color="000000"/>
            </w:tcBorders>
            <w:shd w:val="clear" w:color="auto" w:fill="00B0F0"/>
          </w:tcPr>
          <w:p w14:paraId="6FA593AA" w14:textId="77777777" w:rsidR="00B138A4" w:rsidRDefault="00B138A4" w:rsidP="001056EE">
            <w:pPr>
              <w:spacing w:after="0"/>
              <w:ind w:left="4"/>
            </w:pPr>
            <w:r>
              <w:rPr>
                <w:color w:val="FFFFFF"/>
              </w:rPr>
              <w:t>Name</w:t>
            </w:r>
          </w:p>
        </w:tc>
        <w:tc>
          <w:tcPr>
            <w:tcW w:w="6800" w:type="dxa"/>
            <w:tcBorders>
              <w:top w:val="single" w:sz="4" w:space="0" w:color="000000"/>
              <w:left w:val="single" w:sz="4" w:space="0" w:color="000000"/>
              <w:bottom w:val="single" w:sz="4" w:space="0" w:color="000000"/>
              <w:right w:val="single" w:sz="4" w:space="0" w:color="000000"/>
            </w:tcBorders>
            <w:shd w:val="clear" w:color="auto" w:fill="00B0F0"/>
          </w:tcPr>
          <w:p w14:paraId="3E1ED8A5" w14:textId="77777777" w:rsidR="00B138A4" w:rsidRDefault="00B138A4" w:rsidP="001056EE">
            <w:pPr>
              <w:spacing w:after="0"/>
            </w:pPr>
            <w:r>
              <w:rPr>
                <w:color w:val="FFFFFF"/>
              </w:rPr>
              <w:t>Description</w:t>
            </w:r>
          </w:p>
        </w:tc>
      </w:tr>
      <w:tr w:rsidR="00B138A4" w14:paraId="0E0F8F94" w14:textId="77777777" w:rsidTr="001056EE">
        <w:trPr>
          <w:trHeight w:val="356"/>
        </w:trPr>
        <w:tc>
          <w:tcPr>
            <w:tcW w:w="2548" w:type="dxa"/>
            <w:tcBorders>
              <w:top w:val="single" w:sz="4" w:space="0" w:color="000000"/>
              <w:left w:val="single" w:sz="4" w:space="0" w:color="000000"/>
              <w:bottom w:val="single" w:sz="4" w:space="0" w:color="000000"/>
              <w:right w:val="single" w:sz="4" w:space="0" w:color="000000"/>
            </w:tcBorders>
          </w:tcPr>
          <w:p w14:paraId="3D2AE229" w14:textId="77777777" w:rsidR="00B138A4" w:rsidRDefault="00B138A4" w:rsidP="001056EE">
            <w:pPr>
              <w:spacing w:after="0"/>
              <w:ind w:left="4"/>
            </w:pPr>
            <w:r>
              <w:t>HLD</w:t>
            </w:r>
          </w:p>
        </w:tc>
        <w:tc>
          <w:tcPr>
            <w:tcW w:w="6800" w:type="dxa"/>
            <w:tcBorders>
              <w:top w:val="single" w:sz="4" w:space="0" w:color="000000"/>
              <w:left w:val="single" w:sz="4" w:space="0" w:color="000000"/>
              <w:bottom w:val="single" w:sz="4" w:space="0" w:color="000000"/>
              <w:right w:val="single" w:sz="4" w:space="0" w:color="000000"/>
            </w:tcBorders>
          </w:tcPr>
          <w:p w14:paraId="313309E6" w14:textId="77777777" w:rsidR="00B138A4" w:rsidRDefault="00B138A4" w:rsidP="001056EE">
            <w:pPr>
              <w:spacing w:after="0"/>
            </w:pPr>
            <w:r>
              <w:t>High Level Design</w:t>
            </w:r>
          </w:p>
        </w:tc>
      </w:tr>
      <w:tr w:rsidR="00B138A4" w14:paraId="4F18911F" w14:textId="77777777" w:rsidTr="001056EE">
        <w:trPr>
          <w:trHeight w:val="356"/>
        </w:trPr>
        <w:tc>
          <w:tcPr>
            <w:tcW w:w="2548" w:type="dxa"/>
            <w:tcBorders>
              <w:top w:val="single" w:sz="4" w:space="0" w:color="000000"/>
              <w:left w:val="single" w:sz="4" w:space="0" w:color="000000"/>
              <w:bottom w:val="single" w:sz="4" w:space="0" w:color="000000"/>
              <w:right w:val="single" w:sz="4" w:space="0" w:color="000000"/>
            </w:tcBorders>
          </w:tcPr>
          <w:p w14:paraId="0603DE23" w14:textId="77777777" w:rsidR="00B138A4" w:rsidRDefault="00B138A4" w:rsidP="001056EE">
            <w:pPr>
              <w:spacing w:after="0"/>
            </w:pPr>
            <w:r>
              <w:t>CMS</w:t>
            </w:r>
          </w:p>
        </w:tc>
        <w:tc>
          <w:tcPr>
            <w:tcW w:w="6800" w:type="dxa"/>
            <w:tcBorders>
              <w:top w:val="single" w:sz="4" w:space="0" w:color="000000"/>
              <w:left w:val="single" w:sz="4" w:space="0" w:color="000000"/>
              <w:bottom w:val="single" w:sz="4" w:space="0" w:color="000000"/>
              <w:right w:val="single" w:sz="4" w:space="0" w:color="000000"/>
            </w:tcBorders>
          </w:tcPr>
          <w:p w14:paraId="5D6D8F1F" w14:textId="77777777" w:rsidR="00B138A4" w:rsidRDefault="00B138A4" w:rsidP="001056EE">
            <w:pPr>
              <w:spacing w:after="0"/>
            </w:pPr>
            <w:r>
              <w:t>Claims Management System</w:t>
            </w:r>
          </w:p>
        </w:tc>
      </w:tr>
      <w:tr w:rsidR="00B138A4" w14:paraId="13A37A22" w14:textId="77777777" w:rsidTr="001056EE">
        <w:trPr>
          <w:trHeight w:val="355"/>
        </w:trPr>
        <w:tc>
          <w:tcPr>
            <w:tcW w:w="2548" w:type="dxa"/>
            <w:tcBorders>
              <w:top w:val="single" w:sz="4" w:space="0" w:color="000000"/>
              <w:left w:val="single" w:sz="4" w:space="0" w:color="000000"/>
              <w:bottom w:val="single" w:sz="4" w:space="0" w:color="000000"/>
              <w:right w:val="single" w:sz="4" w:space="0" w:color="000000"/>
            </w:tcBorders>
          </w:tcPr>
          <w:p w14:paraId="7C842B93" w14:textId="524B4D30" w:rsidR="00B138A4" w:rsidRDefault="00B138A4" w:rsidP="001056EE">
            <w:pPr>
              <w:spacing w:after="0"/>
            </w:pPr>
            <w:del w:id="3624" w:author="Sacintha Raj" w:date="2023-01-26T01:50:00Z">
              <w:r w:rsidDel="00554739">
                <w:delText>CWA</w:delText>
              </w:r>
            </w:del>
            <w:ins w:id="3625" w:author="Sacintha Raj" w:date="2023-01-26T01:50:00Z">
              <w:r w:rsidR="00554739">
                <w:t>CEI</w:t>
              </w:r>
            </w:ins>
          </w:p>
        </w:tc>
        <w:tc>
          <w:tcPr>
            <w:tcW w:w="6800" w:type="dxa"/>
            <w:tcBorders>
              <w:top w:val="single" w:sz="4" w:space="0" w:color="000000"/>
              <w:left w:val="single" w:sz="4" w:space="0" w:color="000000"/>
              <w:bottom w:val="single" w:sz="4" w:space="0" w:color="000000"/>
              <w:right w:val="single" w:sz="4" w:space="0" w:color="000000"/>
            </w:tcBorders>
          </w:tcPr>
          <w:p w14:paraId="75889405" w14:textId="3F651467" w:rsidR="00B138A4" w:rsidRDefault="00B138A4" w:rsidP="001056EE">
            <w:pPr>
              <w:spacing w:after="0"/>
            </w:pPr>
            <w:del w:id="3626" w:author="Sacintha Raj" w:date="2023-01-26T01:50:00Z">
              <w:r w:rsidDel="00554739">
                <w:delText>Camel wrapper API</w:delText>
              </w:r>
            </w:del>
            <w:ins w:id="3627" w:author="Sacintha Raj" w:date="2023-01-26T01:50:00Z">
              <w:r w:rsidR="00554739">
                <w:t>Camel Eclipse Integrator</w:t>
              </w:r>
            </w:ins>
          </w:p>
        </w:tc>
      </w:tr>
      <w:tr w:rsidR="00B138A4" w14:paraId="3E8EC6D3" w14:textId="77777777" w:rsidTr="001056EE">
        <w:trPr>
          <w:trHeight w:val="355"/>
        </w:trPr>
        <w:tc>
          <w:tcPr>
            <w:tcW w:w="2548" w:type="dxa"/>
            <w:tcBorders>
              <w:top w:val="single" w:sz="4" w:space="0" w:color="000000"/>
              <w:left w:val="single" w:sz="4" w:space="0" w:color="000000"/>
              <w:bottom w:val="single" w:sz="4" w:space="0" w:color="000000"/>
              <w:right w:val="single" w:sz="4" w:space="0" w:color="000000"/>
            </w:tcBorders>
          </w:tcPr>
          <w:p w14:paraId="019116A3" w14:textId="77777777" w:rsidR="00B138A4" w:rsidRDefault="00B138A4" w:rsidP="001056EE">
            <w:pPr>
              <w:spacing w:after="0"/>
            </w:pPr>
            <w:r>
              <w:t>GWLM</w:t>
            </w:r>
          </w:p>
        </w:tc>
        <w:tc>
          <w:tcPr>
            <w:tcW w:w="6800" w:type="dxa"/>
            <w:tcBorders>
              <w:top w:val="single" w:sz="4" w:space="0" w:color="000000"/>
              <w:left w:val="single" w:sz="4" w:space="0" w:color="000000"/>
              <w:bottom w:val="single" w:sz="4" w:space="0" w:color="000000"/>
              <w:right w:val="single" w:sz="4" w:space="0" w:color="000000"/>
            </w:tcBorders>
          </w:tcPr>
          <w:p w14:paraId="361E2C1B" w14:textId="77777777" w:rsidR="00B138A4" w:rsidRDefault="00B138A4" w:rsidP="001056EE">
            <w:pPr>
              <w:spacing w:after="0"/>
            </w:pPr>
            <w:r>
              <w:t>Guidewire London Market Extension Pack</w:t>
            </w:r>
          </w:p>
        </w:tc>
      </w:tr>
      <w:tr w:rsidR="00B138A4" w14:paraId="3E707486" w14:textId="77777777" w:rsidTr="001056EE">
        <w:trPr>
          <w:trHeight w:val="355"/>
        </w:trPr>
        <w:tc>
          <w:tcPr>
            <w:tcW w:w="2548" w:type="dxa"/>
            <w:tcBorders>
              <w:top w:val="single" w:sz="4" w:space="0" w:color="000000"/>
              <w:left w:val="single" w:sz="4" w:space="0" w:color="000000"/>
              <w:bottom w:val="single" w:sz="4" w:space="0" w:color="000000"/>
              <w:right w:val="single" w:sz="4" w:space="0" w:color="000000"/>
            </w:tcBorders>
          </w:tcPr>
          <w:p w14:paraId="066E68BE" w14:textId="77777777" w:rsidR="00B138A4" w:rsidRDefault="00B138A4" w:rsidP="001056EE">
            <w:pPr>
              <w:spacing w:after="0"/>
            </w:pPr>
            <w:r>
              <w:t>DMS</w:t>
            </w:r>
          </w:p>
        </w:tc>
        <w:tc>
          <w:tcPr>
            <w:tcW w:w="6800" w:type="dxa"/>
            <w:tcBorders>
              <w:top w:val="single" w:sz="4" w:space="0" w:color="000000"/>
              <w:left w:val="single" w:sz="4" w:space="0" w:color="000000"/>
              <w:bottom w:val="single" w:sz="4" w:space="0" w:color="000000"/>
              <w:right w:val="single" w:sz="4" w:space="0" w:color="000000"/>
            </w:tcBorders>
          </w:tcPr>
          <w:p w14:paraId="54B4FD91" w14:textId="77777777" w:rsidR="00B138A4" w:rsidRDefault="00B138A4" w:rsidP="001056EE">
            <w:pPr>
              <w:spacing w:after="0"/>
            </w:pPr>
            <w:r>
              <w:t>Document Management System</w:t>
            </w:r>
          </w:p>
        </w:tc>
      </w:tr>
      <w:tr w:rsidR="00B138A4" w14:paraId="0860A631" w14:textId="77777777" w:rsidTr="001056EE">
        <w:trPr>
          <w:trHeight w:val="355"/>
        </w:trPr>
        <w:tc>
          <w:tcPr>
            <w:tcW w:w="2548" w:type="dxa"/>
            <w:tcBorders>
              <w:top w:val="single" w:sz="4" w:space="0" w:color="000000"/>
              <w:left w:val="single" w:sz="4" w:space="0" w:color="000000"/>
              <w:bottom w:val="single" w:sz="4" w:space="0" w:color="000000"/>
              <w:right w:val="single" w:sz="4" w:space="0" w:color="000000"/>
            </w:tcBorders>
          </w:tcPr>
          <w:p w14:paraId="1F1076FA" w14:textId="34BF3B77" w:rsidR="00B138A4" w:rsidRDefault="00B138A4" w:rsidP="001056EE">
            <w:pPr>
              <w:spacing w:after="0"/>
            </w:pPr>
            <w:r>
              <w:t>EY</w:t>
            </w:r>
          </w:p>
        </w:tc>
        <w:tc>
          <w:tcPr>
            <w:tcW w:w="6800" w:type="dxa"/>
            <w:tcBorders>
              <w:top w:val="single" w:sz="4" w:space="0" w:color="000000"/>
              <w:left w:val="single" w:sz="4" w:space="0" w:color="000000"/>
              <w:bottom w:val="single" w:sz="4" w:space="0" w:color="000000"/>
              <w:right w:val="single" w:sz="4" w:space="0" w:color="000000"/>
            </w:tcBorders>
          </w:tcPr>
          <w:p w14:paraId="55B12837" w14:textId="047B6A55" w:rsidR="00B138A4" w:rsidRDefault="00B138A4" w:rsidP="001056EE">
            <w:pPr>
              <w:spacing w:after="0"/>
            </w:pPr>
            <w:r w:rsidRPr="00B138A4">
              <w:t xml:space="preserve">Ernst &amp; </w:t>
            </w:r>
            <w:r w:rsidR="001B2793" w:rsidRPr="00B138A4">
              <w:t>Young</w:t>
            </w:r>
            <w:r w:rsidR="001B2793">
              <w:t>. Third</w:t>
            </w:r>
            <w:r w:rsidR="00290F9F">
              <w:t xml:space="preserve"> </w:t>
            </w:r>
            <w:r w:rsidR="001B2793">
              <w:t>party providing</w:t>
            </w:r>
            <w:r w:rsidR="00290F9F">
              <w:t xml:space="preserve"> CMS</w:t>
            </w:r>
          </w:p>
        </w:tc>
      </w:tr>
      <w:tr w:rsidR="00290F9F" w14:paraId="31E08949" w14:textId="77777777" w:rsidTr="001056EE">
        <w:trPr>
          <w:trHeight w:val="355"/>
        </w:trPr>
        <w:tc>
          <w:tcPr>
            <w:tcW w:w="2548" w:type="dxa"/>
            <w:tcBorders>
              <w:top w:val="single" w:sz="4" w:space="0" w:color="000000"/>
              <w:left w:val="single" w:sz="4" w:space="0" w:color="000000"/>
              <w:bottom w:val="single" w:sz="4" w:space="0" w:color="000000"/>
              <w:right w:val="single" w:sz="4" w:space="0" w:color="000000"/>
            </w:tcBorders>
          </w:tcPr>
          <w:p w14:paraId="7F775EF5" w14:textId="0DFF774F" w:rsidR="00290F9F" w:rsidRDefault="00290F9F" w:rsidP="001056EE">
            <w:pPr>
              <w:spacing w:after="0"/>
            </w:pPr>
            <w:r>
              <w:t>VERISK</w:t>
            </w:r>
          </w:p>
        </w:tc>
        <w:tc>
          <w:tcPr>
            <w:tcW w:w="6800" w:type="dxa"/>
            <w:tcBorders>
              <w:top w:val="single" w:sz="4" w:space="0" w:color="000000"/>
              <w:left w:val="single" w:sz="4" w:space="0" w:color="000000"/>
              <w:bottom w:val="single" w:sz="4" w:space="0" w:color="000000"/>
              <w:right w:val="single" w:sz="4" w:space="0" w:color="000000"/>
            </w:tcBorders>
          </w:tcPr>
          <w:p w14:paraId="2182CC33" w14:textId="780EAE79" w:rsidR="00290F9F" w:rsidRPr="00B138A4" w:rsidRDefault="00290F9F" w:rsidP="001056EE">
            <w:pPr>
              <w:spacing w:after="0"/>
            </w:pPr>
            <w:r>
              <w:t>Third party providing Eclipse</w:t>
            </w:r>
          </w:p>
        </w:tc>
      </w:tr>
      <w:tr w:rsidR="00290F9F" w14:paraId="3EFA6FDD" w14:textId="77777777" w:rsidTr="001056EE">
        <w:trPr>
          <w:trHeight w:val="355"/>
        </w:trPr>
        <w:tc>
          <w:tcPr>
            <w:tcW w:w="2548" w:type="dxa"/>
            <w:tcBorders>
              <w:top w:val="single" w:sz="4" w:space="0" w:color="000000"/>
              <w:left w:val="single" w:sz="4" w:space="0" w:color="000000"/>
              <w:bottom w:val="single" w:sz="4" w:space="0" w:color="000000"/>
              <w:right w:val="single" w:sz="4" w:space="0" w:color="000000"/>
            </w:tcBorders>
          </w:tcPr>
          <w:p w14:paraId="393F8089" w14:textId="7A24F729" w:rsidR="00290F9F" w:rsidRDefault="00290F9F" w:rsidP="001056EE">
            <w:pPr>
              <w:spacing w:after="0"/>
            </w:pPr>
            <w:r>
              <w:t>CYBERARC</w:t>
            </w:r>
          </w:p>
        </w:tc>
        <w:tc>
          <w:tcPr>
            <w:tcW w:w="6800" w:type="dxa"/>
            <w:tcBorders>
              <w:top w:val="single" w:sz="4" w:space="0" w:color="000000"/>
              <w:left w:val="single" w:sz="4" w:space="0" w:color="000000"/>
              <w:bottom w:val="single" w:sz="4" w:space="0" w:color="000000"/>
              <w:right w:val="single" w:sz="4" w:space="0" w:color="000000"/>
            </w:tcBorders>
          </w:tcPr>
          <w:p w14:paraId="5432E14F" w14:textId="32677049" w:rsidR="00290F9F" w:rsidRDefault="00290F9F" w:rsidP="001056EE">
            <w:pPr>
              <w:spacing w:after="0"/>
            </w:pPr>
            <w:r>
              <w:t>Sensitive information management system</w:t>
            </w:r>
          </w:p>
        </w:tc>
      </w:tr>
      <w:tr w:rsidR="00290F9F" w14:paraId="72993B82" w14:textId="77777777" w:rsidTr="001056EE">
        <w:trPr>
          <w:trHeight w:val="355"/>
        </w:trPr>
        <w:tc>
          <w:tcPr>
            <w:tcW w:w="2548" w:type="dxa"/>
            <w:tcBorders>
              <w:top w:val="single" w:sz="4" w:space="0" w:color="000000"/>
              <w:left w:val="single" w:sz="4" w:space="0" w:color="000000"/>
              <w:bottom w:val="single" w:sz="4" w:space="0" w:color="000000"/>
              <w:right w:val="single" w:sz="4" w:space="0" w:color="000000"/>
            </w:tcBorders>
          </w:tcPr>
          <w:p w14:paraId="541FBCC2" w14:textId="732929F4" w:rsidR="00290F9F" w:rsidRDefault="00290F9F" w:rsidP="001056EE">
            <w:pPr>
              <w:spacing w:after="0"/>
            </w:pPr>
            <w:r>
              <w:t>KDR</w:t>
            </w:r>
          </w:p>
        </w:tc>
        <w:tc>
          <w:tcPr>
            <w:tcW w:w="6800" w:type="dxa"/>
            <w:tcBorders>
              <w:top w:val="single" w:sz="4" w:space="0" w:color="000000"/>
              <w:left w:val="single" w:sz="4" w:space="0" w:color="000000"/>
              <w:bottom w:val="single" w:sz="4" w:space="0" w:color="000000"/>
              <w:right w:val="single" w:sz="4" w:space="0" w:color="000000"/>
            </w:tcBorders>
          </w:tcPr>
          <w:p w14:paraId="60994281" w14:textId="21F6C89E" w:rsidR="00290F9F" w:rsidRDefault="00290F9F" w:rsidP="001056EE">
            <w:pPr>
              <w:spacing w:after="0"/>
            </w:pPr>
            <w:r>
              <w:t xml:space="preserve">ETL system </w:t>
            </w:r>
          </w:p>
        </w:tc>
      </w:tr>
      <w:tr w:rsidR="00290F9F" w14:paraId="739778DD" w14:textId="77777777" w:rsidTr="001056EE">
        <w:trPr>
          <w:trHeight w:val="355"/>
        </w:trPr>
        <w:tc>
          <w:tcPr>
            <w:tcW w:w="2548" w:type="dxa"/>
            <w:tcBorders>
              <w:top w:val="single" w:sz="4" w:space="0" w:color="000000"/>
              <w:left w:val="single" w:sz="4" w:space="0" w:color="000000"/>
              <w:bottom w:val="single" w:sz="4" w:space="0" w:color="000000"/>
              <w:right w:val="single" w:sz="4" w:space="0" w:color="000000"/>
            </w:tcBorders>
          </w:tcPr>
          <w:p w14:paraId="4B1817E8" w14:textId="6574AB0F" w:rsidR="00290F9F" w:rsidRDefault="00F262C8" w:rsidP="001056EE">
            <w:pPr>
              <w:spacing w:after="0"/>
            </w:pPr>
            <w:r>
              <w:t>PSR</w:t>
            </w:r>
          </w:p>
        </w:tc>
        <w:tc>
          <w:tcPr>
            <w:tcW w:w="6800" w:type="dxa"/>
            <w:tcBorders>
              <w:top w:val="single" w:sz="4" w:space="0" w:color="000000"/>
              <w:left w:val="single" w:sz="4" w:space="0" w:color="000000"/>
              <w:bottom w:val="single" w:sz="4" w:space="0" w:color="000000"/>
              <w:right w:val="single" w:sz="4" w:space="0" w:color="000000"/>
            </w:tcBorders>
          </w:tcPr>
          <w:p w14:paraId="7659F1A0" w14:textId="4B41E2FD" w:rsidR="00290F9F" w:rsidRDefault="00F262C8" w:rsidP="001056EE">
            <w:pPr>
              <w:spacing w:after="0"/>
            </w:pPr>
            <w:r>
              <w:t>Policy search and Retrieve</w:t>
            </w:r>
          </w:p>
        </w:tc>
      </w:tr>
    </w:tbl>
    <w:p w14:paraId="650190D1" w14:textId="77777777" w:rsidR="00F53506" w:rsidRPr="00CD5A13" w:rsidRDefault="00F53506" w:rsidP="007A6DCA"/>
    <w:sectPr w:rsidR="00F53506" w:rsidRPr="00CD5A13" w:rsidSect="002B6A60">
      <w:pgSz w:w="11900" w:h="16840"/>
      <w:pgMar w:top="1440" w:right="1077" w:bottom="1440" w:left="1077" w:header="851" w:footer="737" w:gutter="0"/>
      <w:cols w:space="708"/>
      <w:titlePg/>
      <w:docGrid w:linePitch="245"/>
      <w:sectPrChange w:id="3628" w:author="Sacintha Raj" w:date="2023-01-26T02:49:00Z">
        <w:sectPr w:rsidR="00F53506" w:rsidRPr="00CD5A13" w:rsidSect="002B6A60">
          <w:pgMar w:top="1440" w:right="1077" w:bottom="1440" w:left="1077" w:header="851" w:footer="737"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5" w:author="Mike Winfield" w:date="2022-10-31T09:25:00Z" w:initials="MW">
    <w:p w14:paraId="2A57B21A" w14:textId="77777777" w:rsidR="00E17352" w:rsidRDefault="00E17352" w:rsidP="001056EE">
      <w:pPr>
        <w:pStyle w:val="CommentText"/>
      </w:pPr>
      <w:r>
        <w:rPr>
          <w:rStyle w:val="CommentReference"/>
        </w:rPr>
        <w:annotationRef/>
      </w:r>
      <w:r>
        <w:t xml:space="preserve">Does a org need to be made before this can be </w:t>
      </w:r>
      <w:proofErr w:type="gramStart"/>
      <w:r>
        <w:t>used.</w:t>
      </w:r>
      <w:proofErr w:type="gramEnd"/>
      <w:r>
        <w:t xml:space="preserve"> How is this flow working when the org is not already in </w:t>
      </w:r>
      <w:proofErr w:type="gramStart"/>
      <w:r>
        <w:t>Eclipse</w:t>
      </w:r>
      <w:proofErr w:type="gramEnd"/>
    </w:p>
  </w:comment>
  <w:comment w:id="266" w:author="Sacintha Raj [2]" w:date="2022-11-03T10:52:00Z" w:initials="SR">
    <w:p w14:paraId="7C943273" w14:textId="45F00B68" w:rsidR="00E17352" w:rsidRDefault="00E17352">
      <w:pPr>
        <w:pStyle w:val="CommentText"/>
      </w:pPr>
      <w:r>
        <w:t xml:space="preserve">The order of webservice calls is determined by EY and not by NTT. The sequence mentioned here has no bearing on the actual sequence of calls </w:t>
      </w:r>
      <w:r>
        <w:rPr>
          <w:rStyle w:val="CommentReference"/>
        </w:rPr>
        <w:annotationRef/>
      </w:r>
    </w:p>
  </w:comment>
  <w:comment w:id="267" w:author="Mike Winfield" w:date="2022-10-31T09:26:00Z" w:initials="MW">
    <w:p w14:paraId="680EBCF6" w14:textId="77777777" w:rsidR="00E17352" w:rsidRDefault="00E17352" w:rsidP="001056EE">
      <w:pPr>
        <w:pStyle w:val="CommentText"/>
      </w:pPr>
      <w:r>
        <w:rPr>
          <w:rStyle w:val="CommentReference"/>
        </w:rPr>
        <w:annotationRef/>
      </w:r>
      <w:r>
        <w:t xml:space="preserve">How is this working if </w:t>
      </w:r>
      <w:proofErr w:type="gramStart"/>
      <w:r>
        <w:t>its</w:t>
      </w:r>
      <w:proofErr w:type="gramEnd"/>
      <w:r>
        <w:t xml:space="preserve"> updated in Eclipse first?</w:t>
      </w:r>
    </w:p>
  </w:comment>
  <w:comment w:id="268" w:author="Sacintha Raj [2]" w:date="2022-11-03T13:37:00Z" w:initials="SR">
    <w:p w14:paraId="3AFDBA6F" w14:textId="54451FB5" w:rsidR="00E17352" w:rsidRDefault="00E17352">
      <w:pPr>
        <w:pStyle w:val="CommentText"/>
      </w:pPr>
      <w:r>
        <w:t>See as above</w:t>
      </w:r>
      <w:r>
        <w:rPr>
          <w:rStyle w:val="CommentReference"/>
        </w:rPr>
        <w:annotationRef/>
      </w:r>
    </w:p>
  </w:comment>
  <w:comment w:id="359" w:author="James Pitcher" w:date="2023-01-16T07:58:00Z" w:initials="JP">
    <w:p w14:paraId="4AE46652" w14:textId="77777777" w:rsidR="00146DC3" w:rsidRDefault="00146DC3" w:rsidP="00146DC3">
      <w:pPr>
        <w:pStyle w:val="CommentText"/>
      </w:pPr>
      <w:r>
        <w:rPr>
          <w:rStyle w:val="CommentReference"/>
        </w:rPr>
        <w:annotationRef/>
      </w:r>
      <w:r>
        <w:t>Don’t we already have this for the Current London Policies Are we are just extending this to include Singapore based on Syndicate A510/A880</w:t>
      </w:r>
    </w:p>
    <w:p w14:paraId="373621E5" w14:textId="77777777" w:rsidR="00146DC3" w:rsidRDefault="00146DC3" w:rsidP="00146DC3">
      <w:pPr>
        <w:pStyle w:val="CommentText"/>
      </w:pPr>
    </w:p>
    <w:p w14:paraId="32BF1A52" w14:textId="77777777" w:rsidR="00146DC3" w:rsidRDefault="00146DC3" w:rsidP="00146DC3">
      <w:pPr>
        <w:pStyle w:val="CommentText"/>
      </w:pPr>
      <w:r>
        <w:t>Is this going to be parameterized for the branch office project, so we can switch on and off Dummy syndicates??</w:t>
      </w:r>
    </w:p>
    <w:p w14:paraId="6861843E" w14:textId="77777777" w:rsidR="00146DC3" w:rsidRDefault="00146DC3" w:rsidP="00146DC3">
      <w:pPr>
        <w:pStyle w:val="CommentText"/>
      </w:pPr>
    </w:p>
  </w:comment>
  <w:comment w:id="387" w:author="Julian Farr" w:date="2022-11-02T11:19:00Z" w:initials="JF">
    <w:p w14:paraId="001B312B" w14:textId="77777777" w:rsidR="00146DC3" w:rsidRDefault="00146DC3" w:rsidP="00146DC3">
      <w:pPr>
        <w:pStyle w:val="CommentText"/>
      </w:pPr>
    </w:p>
    <w:p w14:paraId="2E39EEA7" w14:textId="77777777" w:rsidR="00146DC3" w:rsidRDefault="00146DC3" w:rsidP="00146DC3">
      <w:pPr>
        <w:pStyle w:val="CommentText"/>
      </w:pPr>
      <w:r>
        <w:t>Do you mean Broker Settled Indicator?</w:t>
      </w:r>
      <w:r>
        <w:rPr>
          <w:rStyle w:val="CommentReference"/>
        </w:rPr>
        <w:annotationRef/>
      </w:r>
    </w:p>
  </w:comment>
  <w:comment w:id="388" w:author="Sacintha Raj [2]" w:date="2022-11-03T10:52:00Z" w:initials="SR">
    <w:p w14:paraId="7F8540B3" w14:textId="77777777" w:rsidR="00146DC3" w:rsidRDefault="00146DC3" w:rsidP="00146DC3">
      <w:pPr>
        <w:pStyle w:val="CommentText"/>
      </w:pPr>
      <w:proofErr w:type="gramStart"/>
      <w:r>
        <w:t>Yes</w:t>
      </w:r>
      <w:proofErr w:type="gramEnd"/>
      <w:r>
        <w:t xml:space="preserve"> Thanks for correcting</w:t>
      </w:r>
      <w:r>
        <w:rPr>
          <w:rStyle w:val="CommentReference"/>
        </w:rPr>
        <w:annotationRef/>
      </w:r>
    </w:p>
  </w:comment>
  <w:comment w:id="393" w:author="Alan Turner" w:date="2022-11-03T13:32:00Z" w:initials="AT">
    <w:p w14:paraId="36101EEB" w14:textId="77777777" w:rsidR="00146DC3" w:rsidRDefault="00146DC3" w:rsidP="00146DC3">
      <w:pPr>
        <w:pStyle w:val="CommentText"/>
      </w:pPr>
      <w:r>
        <w:rPr>
          <w:rStyle w:val="CommentReference"/>
        </w:rPr>
        <w:annotationRef/>
      </w:r>
      <w:r>
        <w:fldChar w:fldCharType="begin"/>
      </w:r>
      <w:r>
        <w:instrText xml:space="preserve"> HYPERLINK "mailto:Sacintha.Raj@tokiomarinekiln.com" </w:instrText>
      </w:r>
      <w:bookmarkStart w:id="395" w:name="_@_24581F7C399D4462B92D8B7756BF8EF2Z"/>
      <w:r>
        <w:rPr>
          <w:rStyle w:val="Mention"/>
        </w:rPr>
        <w:fldChar w:fldCharType="separate"/>
      </w:r>
      <w:bookmarkEnd w:id="395"/>
      <w:r w:rsidRPr="00E91CB1">
        <w:rPr>
          <w:rStyle w:val="Mention"/>
          <w:noProof/>
        </w:rPr>
        <w:t>@Sacintha Raj</w:t>
      </w:r>
      <w:r>
        <w:fldChar w:fldCharType="end"/>
      </w:r>
      <w:r>
        <w:t xml:space="preserve"> – you need to check for further instances as well. This needs to be corrected as above</w:t>
      </w:r>
    </w:p>
  </w:comment>
  <w:comment w:id="394" w:author="Sacintha Raj [2]" w:date="2022-11-03T13:34:00Z" w:initials="SR">
    <w:p w14:paraId="237EFC02" w14:textId="77777777" w:rsidR="00146DC3" w:rsidRDefault="00146DC3" w:rsidP="00146DC3">
      <w:pPr>
        <w:pStyle w:val="CommentText"/>
      </w:pPr>
      <w:r>
        <w:t>corrected</w:t>
      </w:r>
      <w:r>
        <w:rPr>
          <w:rStyle w:val="CommentReference"/>
        </w:rPr>
        <w:annotationRef/>
      </w:r>
    </w:p>
  </w:comment>
  <w:comment w:id="424" w:author="Mike Winfield" w:date="2022-10-31T09:27:00Z" w:initials="MW">
    <w:p w14:paraId="1AA7C0A5" w14:textId="77777777" w:rsidR="005F6A67" w:rsidRDefault="005F6A67" w:rsidP="005F6A67">
      <w:pPr>
        <w:pStyle w:val="CommentText"/>
      </w:pPr>
      <w:r>
        <w:rPr>
          <w:rStyle w:val="CommentReference"/>
        </w:rPr>
        <w:annotationRef/>
      </w:r>
      <w:r>
        <w:t>Is this just the existing API?</w:t>
      </w:r>
    </w:p>
  </w:comment>
  <w:comment w:id="425" w:author="Sacintha Raj [2]" w:date="2022-11-03T10:53:00Z" w:initials="SR">
    <w:p w14:paraId="30963DD4" w14:textId="77777777" w:rsidR="005F6A67" w:rsidRDefault="005F6A67" w:rsidP="005F6A67">
      <w:pPr>
        <w:pStyle w:val="CommentText"/>
      </w:pPr>
      <w:proofErr w:type="gramStart"/>
      <w:r>
        <w:t>Yes .Just</w:t>
      </w:r>
      <w:proofErr w:type="gramEnd"/>
      <w:r>
        <w:t xml:space="preserve"> mentioned in this document to cover all aspects that will be used and tested</w:t>
      </w:r>
      <w:r>
        <w:rPr>
          <w:rStyle w:val="CommentReference"/>
        </w:rPr>
        <w:annotationRef/>
      </w:r>
    </w:p>
  </w:comment>
  <w:comment w:id="591" w:author="Mike Winfield" w:date="2022-10-31T09:28:00Z" w:initials="MW">
    <w:p w14:paraId="5AF6FDEB" w14:textId="77777777" w:rsidR="00CE5283" w:rsidRDefault="00CE5283" w:rsidP="00CE5283">
      <w:pPr>
        <w:pStyle w:val="CommentText"/>
      </w:pPr>
      <w:r>
        <w:rPr>
          <w:rStyle w:val="CommentReference"/>
        </w:rPr>
        <w:annotationRef/>
      </w:r>
      <w:r>
        <w:t xml:space="preserve">How would the </w:t>
      </w:r>
      <w:proofErr w:type="spellStart"/>
      <w:r>
        <w:t>dynamoDB</w:t>
      </w:r>
      <w:proofErr w:type="spellEnd"/>
      <w:r>
        <w:t xml:space="preserve"> table be updated on errors?</w:t>
      </w:r>
    </w:p>
  </w:comment>
  <w:comment w:id="592" w:author="Sacintha Raj [2]" w:date="2022-11-03T10:55:00Z" w:initials="SR">
    <w:p w14:paraId="50780D8A" w14:textId="77777777" w:rsidR="00CE5283" w:rsidRDefault="00CE5283" w:rsidP="00CE5283">
      <w:pPr>
        <w:pStyle w:val="CommentText"/>
      </w:pPr>
      <w:r>
        <w:t xml:space="preserve">The errors are not recorded in here </w:t>
      </w:r>
      <w:r>
        <w:rPr>
          <w:rStyle w:val="CommentReference"/>
        </w:rPr>
        <w:annotationRef/>
      </w:r>
    </w:p>
  </w:comment>
  <w:comment w:id="1694" w:author="Mike Winfield" w:date="2022-10-31T09:25:00Z" w:initials="MW">
    <w:p w14:paraId="7781C93A" w14:textId="77777777" w:rsidR="00226AFA" w:rsidRDefault="00226AFA" w:rsidP="00226AFA">
      <w:pPr>
        <w:pStyle w:val="CommentText"/>
      </w:pPr>
      <w:r>
        <w:rPr>
          <w:rStyle w:val="CommentReference"/>
        </w:rPr>
        <w:annotationRef/>
      </w:r>
      <w:r>
        <w:t xml:space="preserve">Does a org need to be made before this can be </w:t>
      </w:r>
      <w:proofErr w:type="gramStart"/>
      <w:r>
        <w:t>used.</w:t>
      </w:r>
      <w:proofErr w:type="gramEnd"/>
      <w:r>
        <w:t xml:space="preserve"> How is this flow working when the org is not already in </w:t>
      </w:r>
      <w:proofErr w:type="gramStart"/>
      <w:r>
        <w:t>Eclipse</w:t>
      </w:r>
      <w:proofErr w:type="gramEnd"/>
    </w:p>
  </w:comment>
  <w:comment w:id="1695" w:author="Sacintha Raj [2]" w:date="2022-11-03T10:52:00Z" w:initials="MW">
    <w:p w14:paraId="4911AA0F" w14:textId="77777777" w:rsidR="00226AFA" w:rsidRDefault="00226AFA" w:rsidP="00226AFA">
      <w:pPr>
        <w:pStyle w:val="CommentText"/>
      </w:pPr>
      <w:r>
        <w:t xml:space="preserve">The order of webservice calls is determined by EY and not by NTT. The sequence mentioned here has no bearing on the actual sequence of calls </w:t>
      </w:r>
      <w:r>
        <w:rPr>
          <w:rStyle w:val="CommentReference"/>
        </w:rPr>
        <w:annotationRef/>
      </w:r>
    </w:p>
  </w:comment>
  <w:comment w:id="1720" w:author="Mike Winfield" w:date="2022-10-31T09:26:00Z" w:initials="MW">
    <w:p w14:paraId="45B5E22E" w14:textId="77777777" w:rsidR="00226AFA" w:rsidRDefault="00226AFA" w:rsidP="00226AFA">
      <w:pPr>
        <w:pStyle w:val="CommentText"/>
      </w:pPr>
      <w:r>
        <w:rPr>
          <w:rStyle w:val="CommentReference"/>
        </w:rPr>
        <w:annotationRef/>
      </w:r>
      <w:r>
        <w:t xml:space="preserve">How is this working if </w:t>
      </w:r>
      <w:proofErr w:type="gramStart"/>
      <w:r>
        <w:t>its</w:t>
      </w:r>
      <w:proofErr w:type="gramEnd"/>
      <w:r>
        <w:t xml:space="preserve"> updated in Eclipse first?</w:t>
      </w:r>
    </w:p>
  </w:comment>
  <w:comment w:id="1721" w:author="Sacintha Raj [2]" w:date="2022-11-03T13:37:00Z" w:initials="MW">
    <w:p w14:paraId="6DB2EBA7" w14:textId="77777777" w:rsidR="00226AFA" w:rsidRDefault="00226AFA" w:rsidP="00226AFA">
      <w:pPr>
        <w:pStyle w:val="CommentText"/>
      </w:pPr>
      <w:r>
        <w:t>See as above</w:t>
      </w:r>
      <w:r>
        <w:rPr>
          <w:rStyle w:val="CommentReference"/>
        </w:rPr>
        <w:annotationRef/>
      </w:r>
    </w:p>
  </w:comment>
  <w:comment w:id="2030" w:author="James Pitcher" w:date="2023-01-16T07:58:00Z" w:initials="JP">
    <w:p w14:paraId="73F2CC9F" w14:textId="386A092E" w:rsidR="00BD0D17" w:rsidRDefault="00BD0D17">
      <w:pPr>
        <w:pStyle w:val="CommentText"/>
      </w:pPr>
      <w:r>
        <w:rPr>
          <w:rStyle w:val="CommentReference"/>
        </w:rPr>
        <w:annotationRef/>
      </w:r>
      <w:r>
        <w:t>Don’t we already have this for the Current London Policies Are we are just extending this to include Singapore based on Syndicate A510/A880</w:t>
      </w:r>
    </w:p>
    <w:p w14:paraId="5F51D085" w14:textId="09CF56BA" w:rsidR="00BD0D17" w:rsidRDefault="00BD0D17">
      <w:pPr>
        <w:pStyle w:val="CommentText"/>
      </w:pPr>
    </w:p>
    <w:p w14:paraId="723ED1CB" w14:textId="5873537F" w:rsidR="00BD0D17" w:rsidRDefault="00BD0D17">
      <w:pPr>
        <w:pStyle w:val="CommentText"/>
      </w:pPr>
      <w:r>
        <w:t>Is this going to be parameterized for the branch office project, so we can switch on and off Dummy syndicates??</w:t>
      </w:r>
    </w:p>
    <w:p w14:paraId="53AC0461" w14:textId="1BE9D08F" w:rsidR="00BD0D17" w:rsidRDefault="00BD0D17">
      <w:pPr>
        <w:pStyle w:val="CommentText"/>
      </w:pPr>
    </w:p>
  </w:comment>
  <w:comment w:id="2098" w:author="Julian Farr" w:date="2022-11-02T11:19:00Z" w:initials="JF">
    <w:p w14:paraId="6B8A7AD7" w14:textId="77777777" w:rsidR="00BD0D17" w:rsidRDefault="00BD0D17">
      <w:pPr>
        <w:pStyle w:val="CommentText"/>
      </w:pPr>
    </w:p>
    <w:p w14:paraId="04CEB59D" w14:textId="44A0E553" w:rsidR="00E17352" w:rsidRDefault="00E17352">
      <w:pPr>
        <w:pStyle w:val="CommentText"/>
      </w:pPr>
      <w:r>
        <w:t>Do you mean Broker Settled Indicator?</w:t>
      </w:r>
      <w:r>
        <w:rPr>
          <w:rStyle w:val="CommentReference"/>
        </w:rPr>
        <w:annotationRef/>
      </w:r>
    </w:p>
  </w:comment>
  <w:comment w:id="2099" w:author="Sacintha Raj [2]" w:date="2022-11-03T10:52:00Z" w:initials="SR">
    <w:p w14:paraId="1D07E995" w14:textId="619FAA05" w:rsidR="00E17352" w:rsidRDefault="00E17352">
      <w:pPr>
        <w:pStyle w:val="CommentText"/>
      </w:pPr>
      <w:proofErr w:type="gramStart"/>
      <w:r>
        <w:t>Yes</w:t>
      </w:r>
      <w:proofErr w:type="gramEnd"/>
      <w:r>
        <w:t xml:space="preserve"> Thanks for correcting</w:t>
      </w:r>
      <w:r>
        <w:rPr>
          <w:rStyle w:val="CommentReference"/>
        </w:rPr>
        <w:annotationRef/>
      </w:r>
    </w:p>
  </w:comment>
  <w:comment w:id="2110" w:author="Alan Turner" w:date="2022-11-03T13:32:00Z" w:initials="AT">
    <w:p w14:paraId="387F41E4" w14:textId="5F213AB4" w:rsidR="00E17352" w:rsidRDefault="00E17352">
      <w:pPr>
        <w:pStyle w:val="CommentText"/>
      </w:pPr>
      <w:r>
        <w:rPr>
          <w:rStyle w:val="CommentReference"/>
        </w:rPr>
        <w:annotationRef/>
      </w:r>
      <w:r>
        <w:fldChar w:fldCharType="begin"/>
      </w:r>
      <w:r>
        <w:instrText xml:space="preserve"> HYPERLINK "mailto:Sacintha.Raj@tokiomarinekiln.com" </w:instrText>
      </w:r>
      <w:bookmarkStart w:id="2112" w:name="_@_322B900D6C764AD780074468DA222B95Z"/>
      <w:r>
        <w:rPr>
          <w:rStyle w:val="Mention"/>
        </w:rPr>
        <w:fldChar w:fldCharType="separate"/>
      </w:r>
      <w:bookmarkEnd w:id="2112"/>
      <w:r w:rsidRPr="00E91CB1">
        <w:rPr>
          <w:rStyle w:val="Mention"/>
          <w:noProof/>
        </w:rPr>
        <w:t>@Sacintha Raj</w:t>
      </w:r>
      <w:r>
        <w:fldChar w:fldCharType="end"/>
      </w:r>
      <w:r>
        <w:t xml:space="preserve"> – you need to check for further instances as well. This needs to be corrected as above</w:t>
      </w:r>
    </w:p>
  </w:comment>
  <w:comment w:id="2111" w:author="Sacintha Raj [2]" w:date="2022-11-03T13:34:00Z" w:initials="SR">
    <w:p w14:paraId="69B66B8E" w14:textId="14C5DD95" w:rsidR="00E17352" w:rsidRDefault="00E17352">
      <w:pPr>
        <w:pStyle w:val="CommentText"/>
      </w:pPr>
      <w:r>
        <w:t>corrected</w:t>
      </w:r>
      <w:r>
        <w:rPr>
          <w:rStyle w:val="CommentReference"/>
        </w:rPr>
        <w:annotationRef/>
      </w:r>
    </w:p>
  </w:comment>
  <w:comment w:id="2115" w:author="Mike Winfield" w:date="2022-10-31T09:27:00Z" w:initials="MW">
    <w:p w14:paraId="5A3E32F9" w14:textId="77777777" w:rsidR="00E17352" w:rsidRDefault="00E17352" w:rsidP="001056EE">
      <w:pPr>
        <w:pStyle w:val="CommentText"/>
      </w:pPr>
      <w:r>
        <w:rPr>
          <w:rStyle w:val="CommentReference"/>
        </w:rPr>
        <w:annotationRef/>
      </w:r>
      <w:r>
        <w:t>Is this just the existing API?</w:t>
      </w:r>
    </w:p>
  </w:comment>
  <w:comment w:id="2116" w:author="Sacintha Raj [2]" w:date="2022-11-03T10:53:00Z" w:initials="SR">
    <w:p w14:paraId="4B8D769B" w14:textId="31797D49" w:rsidR="00E17352" w:rsidRDefault="00E17352">
      <w:pPr>
        <w:pStyle w:val="CommentText"/>
      </w:pPr>
      <w:proofErr w:type="gramStart"/>
      <w:r>
        <w:t>Yes .Just</w:t>
      </w:r>
      <w:proofErr w:type="gramEnd"/>
      <w:r>
        <w:t xml:space="preserve"> mentioned in this document to cover all aspects that will be used and tested</w:t>
      </w:r>
      <w:r>
        <w:rPr>
          <w:rStyle w:val="CommentReference"/>
        </w:rPr>
        <w:annotationRef/>
      </w:r>
    </w:p>
  </w:comment>
  <w:comment w:id="2154" w:author="Mike Winfield" w:date="2022-10-31T09:23:00Z" w:initials="MW">
    <w:p w14:paraId="00586DE9" w14:textId="3256DEF1" w:rsidR="00E17352" w:rsidRDefault="00E17352" w:rsidP="001056EE">
      <w:pPr>
        <w:pStyle w:val="CommentText"/>
      </w:pPr>
      <w:r>
        <w:rPr>
          <w:rStyle w:val="CommentReference"/>
        </w:rPr>
        <w:annotationRef/>
      </w:r>
      <w:r>
        <w:t xml:space="preserve">What is the API Gateway </w:t>
      </w:r>
      <w:proofErr w:type="gramStart"/>
      <w:r>
        <w:t>doing.</w:t>
      </w:r>
      <w:proofErr w:type="gramEnd"/>
      <w:r>
        <w:t xml:space="preserve"> CMS is already </w:t>
      </w:r>
      <w:proofErr w:type="gramStart"/>
      <w:r>
        <w:t>in  the</w:t>
      </w:r>
      <w:proofErr w:type="gramEnd"/>
      <w:r>
        <w:t xml:space="preserve"> internal TMK AWS network?</w:t>
      </w:r>
    </w:p>
  </w:comment>
  <w:comment w:id="2155" w:author="Sacintha Raj [2]" w:date="2022-11-03T10:53:00Z" w:initials="SR">
    <w:p w14:paraId="19B824AA" w14:textId="1DABB8B5" w:rsidR="00E17352" w:rsidRDefault="00E17352">
      <w:pPr>
        <w:pStyle w:val="CommentText"/>
      </w:pPr>
      <w:r>
        <w:t xml:space="preserve">Not </w:t>
      </w:r>
      <w:proofErr w:type="spellStart"/>
      <w:r>
        <w:t>Api</w:t>
      </w:r>
      <w:proofErr w:type="spellEnd"/>
      <w:r>
        <w:t xml:space="preserve"> Gateway just a load balancer</w:t>
      </w:r>
      <w:r>
        <w:rPr>
          <w:rStyle w:val="CommentReference"/>
        </w:rPr>
        <w:annotationRef/>
      </w:r>
    </w:p>
  </w:comment>
  <w:comment w:id="2177" w:author="Mike Winfield" w:date="2022-10-31T09:27:00Z" w:initials="MW">
    <w:p w14:paraId="28E9EAF5" w14:textId="77777777" w:rsidR="00E17352" w:rsidRDefault="00E17352" w:rsidP="001056EE">
      <w:pPr>
        <w:pStyle w:val="CommentText"/>
      </w:pPr>
      <w:r>
        <w:rPr>
          <w:rStyle w:val="CommentReference"/>
        </w:rPr>
        <w:annotationRef/>
      </w:r>
      <w:r>
        <w:t>How is this reconciliation being done?</w:t>
      </w:r>
    </w:p>
  </w:comment>
  <w:comment w:id="2178" w:author="Alan Turner" w:date="2022-11-03T13:33:00Z" w:initials="AT">
    <w:p w14:paraId="022F9F8F" w14:textId="4F6318EB" w:rsidR="00E17352" w:rsidRDefault="00E17352">
      <w:pPr>
        <w:pStyle w:val="CommentText"/>
      </w:pPr>
      <w:r>
        <w:rPr>
          <w:rStyle w:val="CommentReference"/>
        </w:rPr>
        <w:annotationRef/>
      </w:r>
      <w:r>
        <w:fldChar w:fldCharType="begin"/>
      </w:r>
      <w:r>
        <w:instrText xml:space="preserve"> HYPERLINK "mailto:Sacintha.Raj@tokiomarinekiln.com" </w:instrText>
      </w:r>
      <w:bookmarkStart w:id="2180" w:name="_@_660B9244C97C4E5DA9D69F503EF06C5BZ"/>
      <w:r>
        <w:rPr>
          <w:rStyle w:val="Mention"/>
        </w:rPr>
        <w:fldChar w:fldCharType="separate"/>
      </w:r>
      <w:bookmarkEnd w:id="2180"/>
      <w:r w:rsidRPr="00FD39C4">
        <w:rPr>
          <w:rStyle w:val="Mention"/>
          <w:noProof/>
        </w:rPr>
        <w:t>@Sacintha Raj</w:t>
      </w:r>
      <w:r>
        <w:fldChar w:fldCharType="end"/>
      </w:r>
      <w:r>
        <w:t xml:space="preserve"> – you need to respond to this question</w:t>
      </w:r>
    </w:p>
  </w:comment>
  <w:comment w:id="2179" w:author="Sacintha Raj [2]" w:date="2022-11-03T13:46:00Z" w:initials="SR">
    <w:p w14:paraId="1910C03B" w14:textId="2DA1D604" w:rsidR="00E17352" w:rsidRDefault="00E17352">
      <w:pPr>
        <w:pStyle w:val="CommentText"/>
      </w:pPr>
      <w:r>
        <w:t xml:space="preserve">Reconciliation is not part of the </w:t>
      </w:r>
      <w:proofErr w:type="gramStart"/>
      <w:r>
        <w:t>scope .Data</w:t>
      </w:r>
      <w:proofErr w:type="gramEnd"/>
      <w:r>
        <w:t xml:space="preserve"> capture alone is part of the scope.</w:t>
      </w:r>
      <w:r>
        <w:rPr>
          <w:rStyle w:val="CommentReference"/>
        </w:rPr>
        <w:annotationRef/>
      </w:r>
    </w:p>
  </w:comment>
  <w:comment w:id="2193" w:author="Mike Winfield" w:date="2022-10-31T09:28:00Z" w:initials="MW">
    <w:p w14:paraId="775149F6" w14:textId="77777777" w:rsidR="00E17352" w:rsidRDefault="00E17352" w:rsidP="001056EE">
      <w:pPr>
        <w:pStyle w:val="CommentText"/>
      </w:pPr>
      <w:r>
        <w:rPr>
          <w:rStyle w:val="CommentReference"/>
        </w:rPr>
        <w:annotationRef/>
      </w:r>
      <w:r>
        <w:t>Why do we need the AWS API gateway?</w:t>
      </w:r>
    </w:p>
  </w:comment>
  <w:comment w:id="2194" w:author="Sacintha Raj [2]" w:date="2022-11-03T10:54:00Z" w:initials="SR">
    <w:p w14:paraId="4B526994" w14:textId="2E843E11" w:rsidR="00E17352" w:rsidRDefault="00E17352">
      <w:pPr>
        <w:pStyle w:val="CommentText"/>
      </w:pPr>
      <w:r>
        <w:t>It is just Amazon load balancer</w:t>
      </w:r>
      <w:r>
        <w:rPr>
          <w:rStyle w:val="CommentReference"/>
        </w:rPr>
        <w:annotationRef/>
      </w:r>
    </w:p>
  </w:comment>
  <w:comment w:id="2265" w:author="Nudi Sudarshan" w:date="2023-01-17T13:49:00Z" w:initials="NS">
    <w:p w14:paraId="7255D1AE" w14:textId="58E8DEE7" w:rsidR="0062055A" w:rsidRDefault="0062055A">
      <w:pPr>
        <w:pStyle w:val="CommentText"/>
      </w:pPr>
      <w:r>
        <w:rPr>
          <w:rStyle w:val="CommentReference"/>
        </w:rPr>
        <w:annotationRef/>
      </w:r>
      <w:r>
        <w:rPr>
          <w:rStyle w:val="CommentReference"/>
        </w:rPr>
        <w:t>Added by Nudi</w:t>
      </w:r>
    </w:p>
  </w:comment>
  <w:comment w:id="2309" w:author="Nudi Sudarshan" w:date="2023-01-17T13:57:00Z" w:initials="NS">
    <w:p w14:paraId="03122C20" w14:textId="084482A6" w:rsidR="0062055A" w:rsidRDefault="0062055A">
      <w:pPr>
        <w:pStyle w:val="CommentText"/>
      </w:pPr>
      <w:r>
        <w:rPr>
          <w:rStyle w:val="CommentReference"/>
        </w:rPr>
        <w:annotationRef/>
      </w:r>
      <w:r>
        <w:t>Added by Nudi</w:t>
      </w:r>
    </w:p>
  </w:comment>
  <w:comment w:id="2423" w:author="Mike Winfield" w:date="2022-10-31T09:28:00Z" w:initials="MW">
    <w:p w14:paraId="20473986" w14:textId="77777777" w:rsidR="00E17352" w:rsidRDefault="00E17352" w:rsidP="001056EE">
      <w:pPr>
        <w:pStyle w:val="CommentText"/>
      </w:pPr>
      <w:r>
        <w:rPr>
          <w:rStyle w:val="CommentReference"/>
        </w:rPr>
        <w:annotationRef/>
      </w:r>
      <w:r>
        <w:t xml:space="preserve">How would the </w:t>
      </w:r>
      <w:proofErr w:type="spellStart"/>
      <w:r>
        <w:t>dynamoDB</w:t>
      </w:r>
      <w:proofErr w:type="spellEnd"/>
      <w:r>
        <w:t xml:space="preserve"> table be updated on errors?</w:t>
      </w:r>
    </w:p>
  </w:comment>
  <w:comment w:id="2424" w:author="Sacintha Raj [2]" w:date="2022-11-03T10:55:00Z" w:initials="SR">
    <w:p w14:paraId="733339DB" w14:textId="61A776CB" w:rsidR="00E17352" w:rsidRDefault="00E17352">
      <w:pPr>
        <w:pStyle w:val="CommentText"/>
      </w:pPr>
      <w:r>
        <w:t xml:space="preserve">The errors are not recorded in here </w:t>
      </w:r>
      <w:r>
        <w:rPr>
          <w:rStyle w:val="CommentReference"/>
        </w:rPr>
        <w:annotationRef/>
      </w:r>
    </w:p>
  </w:comment>
  <w:comment w:id="3278" w:author="Mike Winfield" w:date="2022-10-31T09:25:00Z" w:initials="MW">
    <w:p w14:paraId="48126163" w14:textId="77777777" w:rsidR="00002EA8" w:rsidRDefault="00002EA8" w:rsidP="00002EA8">
      <w:pPr>
        <w:pStyle w:val="CommentText"/>
      </w:pPr>
      <w:r>
        <w:rPr>
          <w:rStyle w:val="CommentReference"/>
        </w:rPr>
        <w:annotationRef/>
      </w:r>
      <w:r>
        <w:t xml:space="preserve">Does a org need to be made before this can be </w:t>
      </w:r>
      <w:proofErr w:type="gramStart"/>
      <w:r>
        <w:t>used.</w:t>
      </w:r>
      <w:proofErr w:type="gramEnd"/>
      <w:r>
        <w:t xml:space="preserve"> How is this flow working when the org is not already in </w:t>
      </w:r>
      <w:proofErr w:type="gramStart"/>
      <w:r>
        <w:t>Eclipse</w:t>
      </w:r>
      <w:proofErr w:type="gramEnd"/>
    </w:p>
  </w:comment>
  <w:comment w:id="3279" w:author="Sacintha Raj [2]" w:date="2022-11-03T10:52:00Z" w:initials="MW">
    <w:p w14:paraId="042EF2A7" w14:textId="77777777" w:rsidR="00002EA8" w:rsidRDefault="00002EA8" w:rsidP="00002EA8">
      <w:pPr>
        <w:pStyle w:val="CommentText"/>
      </w:pPr>
      <w:r>
        <w:t xml:space="preserve">The order of webservice calls is determined by EY and not by NTT. The sequence mentioned here has no bearing on the actual sequence of calls </w:t>
      </w:r>
      <w:r>
        <w:rPr>
          <w:rStyle w:val="CommentReference"/>
        </w:rPr>
        <w:annotationRef/>
      </w:r>
    </w:p>
  </w:comment>
  <w:comment w:id="3296" w:author="Mike Winfield" w:date="2022-10-31T09:26:00Z" w:initials="MW">
    <w:p w14:paraId="181FA26C" w14:textId="77777777" w:rsidR="00002EA8" w:rsidRDefault="00002EA8" w:rsidP="00002EA8">
      <w:pPr>
        <w:pStyle w:val="CommentText"/>
      </w:pPr>
      <w:r>
        <w:rPr>
          <w:rStyle w:val="CommentReference"/>
        </w:rPr>
        <w:annotationRef/>
      </w:r>
      <w:r>
        <w:t xml:space="preserve">How is this working if </w:t>
      </w:r>
      <w:proofErr w:type="gramStart"/>
      <w:r>
        <w:t>its</w:t>
      </w:r>
      <w:proofErr w:type="gramEnd"/>
      <w:r>
        <w:t xml:space="preserve"> updated in Eclipse first?</w:t>
      </w:r>
    </w:p>
  </w:comment>
  <w:comment w:id="3297" w:author="Sacintha Raj [2]" w:date="2022-11-03T13:37:00Z" w:initials="MW">
    <w:p w14:paraId="10A6D417" w14:textId="77777777" w:rsidR="00002EA8" w:rsidRDefault="00002EA8" w:rsidP="00002EA8">
      <w:pPr>
        <w:pStyle w:val="CommentText"/>
      </w:pPr>
      <w:r>
        <w:t>See as above</w:t>
      </w:r>
      <w:r>
        <w:rPr>
          <w:rStyle w:val="CommentReference"/>
        </w:rPr>
        <w:annotationRef/>
      </w:r>
    </w:p>
  </w:comment>
  <w:comment w:id="3556" w:author="Mike Winfield" w:date="2022-10-31T09:30:00Z" w:initials="MW">
    <w:p w14:paraId="2C88F51D" w14:textId="77777777" w:rsidR="00CF7D7A" w:rsidRDefault="00CF7D7A" w:rsidP="00CF7D7A">
      <w:pPr>
        <w:pStyle w:val="CommentText"/>
      </w:pPr>
      <w:r>
        <w:rPr>
          <w:rStyle w:val="CommentReference"/>
        </w:rPr>
        <w:annotationRef/>
      </w:r>
      <w:r>
        <w:t xml:space="preserve">We have some IP whitelisting, but does not need password </w:t>
      </w:r>
      <w:proofErr w:type="spellStart"/>
      <w:r>
        <w:t>etc</w:t>
      </w:r>
      <w:proofErr w:type="spellEnd"/>
    </w:p>
  </w:comment>
  <w:comment w:id="3557" w:author="Sacintha Raj [2]" w:date="2022-11-03T10:55:00Z" w:initials="MW">
    <w:p w14:paraId="1D302DAF" w14:textId="77777777" w:rsidR="00CF7D7A" w:rsidRDefault="00CF7D7A" w:rsidP="00CF7D7A">
      <w:pPr>
        <w:pStyle w:val="CommentText"/>
      </w:pPr>
      <w:proofErr w:type="gramStart"/>
      <w:r>
        <w:t>Yes .I</w:t>
      </w:r>
      <w:proofErr w:type="gramEnd"/>
      <w:r>
        <w:t xml:space="preserve"> have mentioned this here just to let everyone there is no security details needed in any request being send to Verisk</w:t>
      </w:r>
      <w:r>
        <w:rPr>
          <w:rStyle w:val="CommentReference"/>
        </w:rPr>
        <w:annotationRef/>
      </w:r>
    </w:p>
  </w:comment>
  <w:comment w:id="3560" w:author="Nudi Sudarshan" w:date="2022-10-26T10:34:00Z" w:initials="NS">
    <w:p w14:paraId="5C554560" w14:textId="06780959" w:rsidR="00CF7D7A" w:rsidRDefault="00CF7D7A" w:rsidP="00CF7D7A">
      <w:pPr>
        <w:pStyle w:val="CommentText"/>
      </w:pPr>
      <w:r>
        <w:rPr>
          <w:rStyle w:val="CommentReference"/>
        </w:rPr>
        <w:annotationRef/>
      </w:r>
      <w:r>
        <w:t xml:space="preserve">How about technical errors. How does </w:t>
      </w:r>
      <w:r w:rsidR="002A0923">
        <w:t>CEI</w:t>
      </w:r>
      <w:r>
        <w:t xml:space="preserve"> would handle </w:t>
      </w:r>
      <w:proofErr w:type="gramStart"/>
      <w:r>
        <w:t>it ?</w:t>
      </w:r>
      <w:proofErr w:type="gramEnd"/>
      <w:r>
        <w:t xml:space="preserve"> Understand recovery is not handled by </w:t>
      </w:r>
      <w:r w:rsidR="002A0923">
        <w:t>CEI</w:t>
      </w:r>
      <w:r>
        <w:t xml:space="preserve"> but will not handle any error scenario?</w:t>
      </w:r>
    </w:p>
  </w:comment>
  <w:comment w:id="3561" w:author="Sacintha Raj [2]" w:date="2022-10-26T12:58:00Z" w:initials="NS">
    <w:p w14:paraId="4E53538F" w14:textId="77777777" w:rsidR="00CF7D7A" w:rsidRDefault="00CF7D7A" w:rsidP="00CF7D7A">
      <w:pPr>
        <w:pStyle w:val="CommentText"/>
      </w:pPr>
      <w:r>
        <w:rPr>
          <w:rStyle w:val="CommentReference"/>
        </w:rPr>
        <w:annotationRef/>
      </w:r>
      <w:r>
        <w:t xml:space="preserve">The wordings have </w:t>
      </w:r>
      <w:proofErr w:type="gramStart"/>
      <w:r>
        <w:t>changed</w:t>
      </w:r>
      <w:proofErr w:type="gramEnd"/>
      <w:r>
        <w:t xml:space="preserve"> and I have covered technical errors in a different place</w:t>
      </w:r>
    </w:p>
    <w:p w14:paraId="6DB96D10" w14:textId="77777777" w:rsidR="00CF7D7A" w:rsidRDefault="00CF7D7A" w:rsidP="00CF7D7A">
      <w:pPr>
        <w:pStyle w:val="CommentText"/>
      </w:pPr>
    </w:p>
  </w:comment>
  <w:comment w:id="3562" w:author="Sacintha Raj [2]" w:date="2022-10-26T12:58:00Z" w:initials="NS">
    <w:p w14:paraId="7D99F007" w14:textId="77777777" w:rsidR="00CF7D7A" w:rsidRDefault="00CF7D7A" w:rsidP="00CF7D7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57B21A" w15:done="0"/>
  <w15:commentEx w15:paraId="7C943273" w15:paraIdParent="2A57B21A" w15:done="0"/>
  <w15:commentEx w15:paraId="680EBCF6" w15:done="0"/>
  <w15:commentEx w15:paraId="3AFDBA6F" w15:paraIdParent="680EBCF6" w15:done="0"/>
  <w15:commentEx w15:paraId="6861843E" w15:done="0"/>
  <w15:commentEx w15:paraId="2E39EEA7" w15:done="0"/>
  <w15:commentEx w15:paraId="7F8540B3" w15:paraIdParent="2E39EEA7" w15:done="0"/>
  <w15:commentEx w15:paraId="36101EEB" w15:done="0"/>
  <w15:commentEx w15:paraId="237EFC02" w15:paraIdParent="36101EEB" w15:done="0"/>
  <w15:commentEx w15:paraId="1AA7C0A5" w15:done="0"/>
  <w15:commentEx w15:paraId="30963DD4" w15:paraIdParent="1AA7C0A5" w15:done="0"/>
  <w15:commentEx w15:paraId="5AF6FDEB" w15:done="0"/>
  <w15:commentEx w15:paraId="50780D8A" w15:paraIdParent="5AF6FDEB" w15:done="0"/>
  <w15:commentEx w15:paraId="7781C93A" w15:done="0"/>
  <w15:commentEx w15:paraId="4911AA0F" w15:paraIdParent="7781C93A" w15:done="0"/>
  <w15:commentEx w15:paraId="45B5E22E" w15:done="0"/>
  <w15:commentEx w15:paraId="6DB2EBA7" w15:paraIdParent="45B5E22E" w15:done="0"/>
  <w15:commentEx w15:paraId="53AC0461" w15:done="0"/>
  <w15:commentEx w15:paraId="04CEB59D" w15:done="0"/>
  <w15:commentEx w15:paraId="1D07E995" w15:paraIdParent="04CEB59D" w15:done="0"/>
  <w15:commentEx w15:paraId="387F41E4" w15:done="0"/>
  <w15:commentEx w15:paraId="69B66B8E" w15:paraIdParent="387F41E4" w15:done="0"/>
  <w15:commentEx w15:paraId="5A3E32F9" w15:done="0"/>
  <w15:commentEx w15:paraId="4B8D769B" w15:paraIdParent="5A3E32F9" w15:done="0"/>
  <w15:commentEx w15:paraId="00586DE9" w15:done="0"/>
  <w15:commentEx w15:paraId="19B824AA" w15:paraIdParent="00586DE9" w15:done="0"/>
  <w15:commentEx w15:paraId="28E9EAF5" w15:done="0"/>
  <w15:commentEx w15:paraId="022F9F8F" w15:paraIdParent="28E9EAF5" w15:done="0"/>
  <w15:commentEx w15:paraId="1910C03B" w15:paraIdParent="28E9EAF5" w15:done="0"/>
  <w15:commentEx w15:paraId="775149F6" w15:done="0"/>
  <w15:commentEx w15:paraId="4B526994" w15:paraIdParent="775149F6" w15:done="0"/>
  <w15:commentEx w15:paraId="7255D1AE" w15:done="0"/>
  <w15:commentEx w15:paraId="03122C20" w15:done="0"/>
  <w15:commentEx w15:paraId="20473986" w15:done="0"/>
  <w15:commentEx w15:paraId="733339DB" w15:paraIdParent="20473986" w15:done="0"/>
  <w15:commentEx w15:paraId="48126163" w15:done="0"/>
  <w15:commentEx w15:paraId="042EF2A7" w15:paraIdParent="48126163" w15:done="0"/>
  <w15:commentEx w15:paraId="181FA26C" w15:done="0"/>
  <w15:commentEx w15:paraId="10A6D417" w15:paraIdParent="181FA26C" w15:done="0"/>
  <w15:commentEx w15:paraId="2C88F51D" w15:done="0"/>
  <w15:commentEx w15:paraId="1D302DAF" w15:paraIdParent="2C88F51D" w15:done="0"/>
  <w15:commentEx w15:paraId="5C554560" w15:done="0"/>
  <w15:commentEx w15:paraId="6DB96D10" w15:paraIdParent="5C554560" w15:done="0"/>
  <w15:commentEx w15:paraId="7D99F007" w15:paraIdParent="5C5545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A12F0" w16cex:dateUtc="2022-10-31T09:25:00Z"/>
  <w16cex:commentExtensible w16cex:durableId="0D775383" w16cex:dateUtc="2022-11-03T10:52:00Z"/>
  <w16cex:commentExtensible w16cex:durableId="270A132C" w16cex:dateUtc="2022-10-31T09:26:00Z"/>
  <w16cex:commentExtensible w16cex:durableId="34C94896" w16cex:dateUtc="2022-11-03T13:37:00Z"/>
  <w16cex:commentExtensible w16cex:durableId="277B8BC7" w16cex:dateUtc="2023-01-16T07:58:00Z"/>
  <w16cex:commentExtensible w16cex:durableId="277B8BC6" w16cex:dateUtc="2022-11-02T11:19:00Z"/>
  <w16cex:commentExtensible w16cex:durableId="277B8BC5" w16cex:dateUtc="2022-11-03T10:52:00Z"/>
  <w16cex:commentExtensible w16cex:durableId="277B8BC4" w16cex:dateUtc="2022-11-03T13:32:00Z"/>
  <w16cex:commentExtensible w16cex:durableId="277B8BC3" w16cex:dateUtc="2022-11-03T13:34:00Z"/>
  <w16cex:commentExtensible w16cex:durableId="277B8E29" w16cex:dateUtc="2022-10-31T09:27:00Z"/>
  <w16cex:commentExtensible w16cex:durableId="277B8E28" w16cex:dateUtc="2022-11-03T10:53:00Z"/>
  <w16cex:commentExtensible w16cex:durableId="277BAB1F" w16cex:dateUtc="2022-10-31T09:28:00Z"/>
  <w16cex:commentExtensible w16cex:durableId="277BAB1E" w16cex:dateUtc="2022-11-03T10:55:00Z"/>
  <w16cex:commentExtensible w16cex:durableId="2774D273" w16cex:dateUtc="2023-01-20T08:42:00Z"/>
  <w16cex:commentExtensible w16cex:durableId="2774D274" w16cex:dateUtc="2023-01-20T08:42:00Z"/>
  <w16cex:commentExtensible w16cex:durableId="2774D277" w16cex:dateUtc="2023-01-20T08:42:00Z"/>
  <w16cex:commentExtensible w16cex:durableId="2774D278" w16cex:dateUtc="2023-01-20T08:42:00Z"/>
  <w16cex:commentExtensible w16cex:durableId="276F820C" w16cex:dateUtc="2023-01-16T07:58:00Z"/>
  <w16cex:commentExtensible w16cex:durableId="549BECF1" w16cex:dateUtc="2022-11-02T11:19:00Z"/>
  <w16cex:commentExtensible w16cex:durableId="7E1387A5" w16cex:dateUtc="2022-11-03T10:52:00Z"/>
  <w16cex:commentExtensible w16cex:durableId="270E416B" w16cex:dateUtc="2022-11-03T13:32:00Z"/>
  <w16cex:commentExtensible w16cex:durableId="37646EEA" w16cex:dateUtc="2022-11-03T13:34:00Z"/>
  <w16cex:commentExtensible w16cex:durableId="270A1376" w16cex:dateUtc="2022-10-31T09:27:00Z"/>
  <w16cex:commentExtensible w16cex:durableId="5EA73030" w16cex:dateUtc="2022-11-03T10:53:00Z"/>
  <w16cex:commentExtensible w16cex:durableId="270A1287" w16cex:dateUtc="2022-10-31T09:23:00Z"/>
  <w16cex:commentExtensible w16cex:durableId="5E3096A0" w16cex:dateUtc="2022-11-03T10:53:00Z"/>
  <w16cex:commentExtensible w16cex:durableId="270A1395" w16cex:dateUtc="2022-10-31T09:27:00Z"/>
  <w16cex:commentExtensible w16cex:durableId="270E41B1" w16cex:dateUtc="2022-11-03T13:33:00Z"/>
  <w16cex:commentExtensible w16cex:durableId="36AD4B05" w16cex:dateUtc="2022-11-03T13:46:00Z"/>
  <w16cex:commentExtensible w16cex:durableId="270A13AC" w16cex:dateUtc="2022-10-31T09:28:00Z"/>
  <w16cex:commentExtensible w16cex:durableId="6D94A750" w16cex:dateUtc="2022-11-03T10:54:00Z"/>
  <w16cex:commentExtensible w16cex:durableId="27712607" w16cex:dateUtc="2023-01-17T08:19:00Z"/>
  <w16cex:commentExtensible w16cex:durableId="277127E6" w16cex:dateUtc="2023-01-17T08:27:00Z"/>
  <w16cex:commentExtensible w16cex:durableId="270A13D7" w16cex:dateUtc="2022-10-31T09:28:00Z"/>
  <w16cex:commentExtensible w16cex:durableId="775723C1" w16cex:dateUtc="2022-11-03T10:55:00Z"/>
  <w16cex:commentExtensible w16cex:durableId="277C4FF9" w16cex:dateUtc="2023-01-20T08:42:00Z"/>
  <w16cex:commentExtensible w16cex:durableId="277C4FF8" w16cex:dateUtc="2023-01-20T08:42:00Z"/>
  <w16cex:commentExtensible w16cex:durableId="277C4FF7" w16cex:dateUtc="2023-01-20T08:42:00Z"/>
  <w16cex:commentExtensible w16cex:durableId="277C4FF6" w16cex:dateUtc="2023-01-20T08:42:00Z"/>
  <w16cex:commentExtensible w16cex:durableId="2774D3B1" w16cex:dateUtc="2023-01-20T08:47:00Z"/>
  <w16cex:commentExtensible w16cex:durableId="2774D3B2" w16cex:dateUtc="2023-01-20T08:47:00Z"/>
  <w16cex:commentExtensible w16cex:durableId="2774D3B7" w16cex:dateUtc="2023-01-20T08:47:00Z"/>
  <w16cex:commentExtensible w16cex:durableId="2774D3B9" w16cex:dateUtc="2023-01-20T08:47:00Z"/>
  <w16cex:commentExtensible w16cex:durableId="2774D3BA" w16cex:dateUtc="2023-01-20T08: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57B21A" w16cid:durableId="270A12F0"/>
  <w16cid:commentId w16cid:paraId="7C943273" w16cid:durableId="0D775383"/>
  <w16cid:commentId w16cid:paraId="680EBCF6" w16cid:durableId="270A132C"/>
  <w16cid:commentId w16cid:paraId="3AFDBA6F" w16cid:durableId="34C94896"/>
  <w16cid:commentId w16cid:paraId="6861843E" w16cid:durableId="277B8BC7"/>
  <w16cid:commentId w16cid:paraId="2E39EEA7" w16cid:durableId="277B8BC6"/>
  <w16cid:commentId w16cid:paraId="7F8540B3" w16cid:durableId="277B8BC5"/>
  <w16cid:commentId w16cid:paraId="36101EEB" w16cid:durableId="277B8BC4"/>
  <w16cid:commentId w16cid:paraId="237EFC02" w16cid:durableId="277B8BC3"/>
  <w16cid:commentId w16cid:paraId="1AA7C0A5" w16cid:durableId="277B8E29"/>
  <w16cid:commentId w16cid:paraId="30963DD4" w16cid:durableId="277B8E28"/>
  <w16cid:commentId w16cid:paraId="5AF6FDEB" w16cid:durableId="277BAB1F"/>
  <w16cid:commentId w16cid:paraId="50780D8A" w16cid:durableId="277BAB1E"/>
  <w16cid:commentId w16cid:paraId="7781C93A" w16cid:durableId="2774D273"/>
  <w16cid:commentId w16cid:paraId="4911AA0F" w16cid:durableId="2774D274"/>
  <w16cid:commentId w16cid:paraId="45B5E22E" w16cid:durableId="2774D277"/>
  <w16cid:commentId w16cid:paraId="6DB2EBA7" w16cid:durableId="2774D278"/>
  <w16cid:commentId w16cid:paraId="53AC0461" w16cid:durableId="276F820C"/>
  <w16cid:commentId w16cid:paraId="04CEB59D" w16cid:durableId="549BECF1"/>
  <w16cid:commentId w16cid:paraId="1D07E995" w16cid:durableId="7E1387A5"/>
  <w16cid:commentId w16cid:paraId="387F41E4" w16cid:durableId="270E416B"/>
  <w16cid:commentId w16cid:paraId="69B66B8E" w16cid:durableId="37646EEA"/>
  <w16cid:commentId w16cid:paraId="5A3E32F9" w16cid:durableId="270A1376"/>
  <w16cid:commentId w16cid:paraId="4B8D769B" w16cid:durableId="5EA73030"/>
  <w16cid:commentId w16cid:paraId="00586DE9" w16cid:durableId="270A1287"/>
  <w16cid:commentId w16cid:paraId="19B824AA" w16cid:durableId="5E3096A0"/>
  <w16cid:commentId w16cid:paraId="28E9EAF5" w16cid:durableId="270A1395"/>
  <w16cid:commentId w16cid:paraId="022F9F8F" w16cid:durableId="270E41B1"/>
  <w16cid:commentId w16cid:paraId="1910C03B" w16cid:durableId="36AD4B05"/>
  <w16cid:commentId w16cid:paraId="775149F6" w16cid:durableId="270A13AC"/>
  <w16cid:commentId w16cid:paraId="4B526994" w16cid:durableId="6D94A750"/>
  <w16cid:commentId w16cid:paraId="7255D1AE" w16cid:durableId="27712607"/>
  <w16cid:commentId w16cid:paraId="03122C20" w16cid:durableId="277127E6"/>
  <w16cid:commentId w16cid:paraId="20473986" w16cid:durableId="270A13D7"/>
  <w16cid:commentId w16cid:paraId="733339DB" w16cid:durableId="775723C1"/>
  <w16cid:commentId w16cid:paraId="48126163" w16cid:durableId="277C4FF9"/>
  <w16cid:commentId w16cid:paraId="042EF2A7" w16cid:durableId="277C4FF8"/>
  <w16cid:commentId w16cid:paraId="181FA26C" w16cid:durableId="277C4FF7"/>
  <w16cid:commentId w16cid:paraId="10A6D417" w16cid:durableId="277C4FF6"/>
  <w16cid:commentId w16cid:paraId="2C88F51D" w16cid:durableId="2774D3B1"/>
  <w16cid:commentId w16cid:paraId="1D302DAF" w16cid:durableId="2774D3B2"/>
  <w16cid:commentId w16cid:paraId="5C554560" w16cid:durableId="2774D3B7"/>
  <w16cid:commentId w16cid:paraId="6DB96D10" w16cid:durableId="2774D3B9"/>
  <w16cid:commentId w16cid:paraId="7D99F007" w16cid:durableId="2774D3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059C1" w14:textId="77777777" w:rsidR="00F02105" w:rsidRDefault="00F02105" w:rsidP="0073651A">
      <w:r>
        <w:separator/>
      </w:r>
    </w:p>
  </w:endnote>
  <w:endnote w:type="continuationSeparator" w:id="0">
    <w:p w14:paraId="00CD20FE" w14:textId="77777777" w:rsidR="00F02105" w:rsidRDefault="00F02105" w:rsidP="0073651A">
      <w:r>
        <w:continuationSeparator/>
      </w:r>
    </w:p>
  </w:endnote>
  <w:endnote w:type="continuationNotice" w:id="1">
    <w:p w14:paraId="7471AE7E" w14:textId="77777777" w:rsidR="00F02105" w:rsidRDefault="00F0210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Univers-CondensedBold">
    <w:altName w:val="Times New Roman"/>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Univers 45 Light">
    <w:altName w:val="Times New Roman"/>
    <w:panose1 w:val="00000000000000000000"/>
    <w:charset w:val="4D"/>
    <w:family w:val="swiss"/>
    <w:notTrueType/>
    <w:pitch w:val="default"/>
    <w:sig w:usb0="00000003" w:usb1="00000000" w:usb2="00000000" w:usb3="00000000" w:csb0="00000001" w:csb1="00000000"/>
  </w:font>
  <w:font w:name="MinionPro-Regular">
    <w:altName w:val="Calibri"/>
    <w:panose1 w:val="00000000000000000000"/>
    <w:charset w:val="00"/>
    <w:family w:val="roman"/>
    <w:notTrueType/>
    <w:pitch w:val="variable"/>
    <w:sig w:usb0="60000287" w:usb1="00000001" w:usb2="00000000" w:usb3="00000000" w:csb0="0000019F" w:csb1="00000000"/>
  </w:font>
  <w:font w:name="Univers-CondensedLight">
    <w:altName w:val="Calibri"/>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C03A1" w14:textId="77777777" w:rsidR="00E17352" w:rsidRDefault="00E17352" w:rsidP="00F714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D419DE" w14:textId="77777777" w:rsidR="00E17352" w:rsidRDefault="00E17352" w:rsidP="00FA57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8535D" w14:textId="77777777" w:rsidR="00E17352" w:rsidRDefault="00E17352" w:rsidP="00F714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08D5">
      <w:rPr>
        <w:rStyle w:val="PageNumber"/>
        <w:noProof/>
      </w:rPr>
      <w:t>3</w:t>
    </w:r>
    <w:r>
      <w:rPr>
        <w:rStyle w:val="PageNumber"/>
      </w:rPr>
      <w:fldChar w:fldCharType="end"/>
    </w:r>
  </w:p>
  <w:p w14:paraId="3612E96F" w14:textId="77777777" w:rsidR="00E17352" w:rsidRDefault="00E17352" w:rsidP="00DC424F">
    <w:pPr>
      <w:pStyle w:val="Footer"/>
    </w:pPr>
    <w:proofErr w:type="spellStart"/>
    <w:r>
      <w:t>Tokio</w:t>
    </w:r>
    <w:proofErr w:type="spellEnd"/>
    <w:r>
      <w:t xml:space="preserve"> Marine Kiln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A5DE6" w14:textId="77777777" w:rsidR="00E17352" w:rsidRDefault="00E17352" w:rsidP="00FA57D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D3DBD" w14:textId="77777777" w:rsidR="00E60B8A" w:rsidRDefault="00E60B8A" w:rsidP="00F714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2866D55" w14:textId="77777777" w:rsidR="00E60B8A" w:rsidRDefault="00E60B8A" w:rsidP="00FA57DC">
    <w:pPr>
      <w:pStyle w:val="Footer"/>
      <w:ind w:right="360"/>
    </w:pPr>
    <w:proofErr w:type="spellStart"/>
    <w:r>
      <w:t>Tokio</w:t>
    </w:r>
    <w:proofErr w:type="spellEnd"/>
    <w:r>
      <w:t xml:space="preserve"> Marine Kiln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6790B" w14:textId="77777777" w:rsidR="00E17352" w:rsidRDefault="00E17352" w:rsidP="00F714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108D5">
      <w:rPr>
        <w:rStyle w:val="PageNumber"/>
        <w:noProof/>
      </w:rPr>
      <w:t>2</w:t>
    </w:r>
    <w:r>
      <w:rPr>
        <w:rStyle w:val="PageNumber"/>
      </w:rPr>
      <w:fldChar w:fldCharType="end"/>
    </w:r>
  </w:p>
  <w:p w14:paraId="6BDE71E9" w14:textId="77777777" w:rsidR="00E17352" w:rsidRDefault="00E17352" w:rsidP="00FA57DC">
    <w:pPr>
      <w:pStyle w:val="Footer"/>
      <w:ind w:right="360"/>
    </w:pPr>
    <w:proofErr w:type="spellStart"/>
    <w:r>
      <w:t>Tokio</w:t>
    </w:r>
    <w:proofErr w:type="spellEnd"/>
    <w:r>
      <w:t xml:space="preserve"> Marine Kiln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0DA7F" w14:textId="77777777" w:rsidR="00002EA8" w:rsidRDefault="00002EA8" w:rsidP="00F714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42AF447" w14:textId="77777777" w:rsidR="00002EA8" w:rsidRDefault="00002EA8" w:rsidP="00FA57DC">
    <w:pPr>
      <w:pStyle w:val="Footer"/>
      <w:ind w:right="360"/>
    </w:pPr>
    <w:proofErr w:type="spellStart"/>
    <w:r>
      <w:t>Tokio</w:t>
    </w:r>
    <w:proofErr w:type="spellEnd"/>
    <w:r>
      <w:t xml:space="preserve"> Marine Kiln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7DA08" w14:textId="77777777" w:rsidR="00F02105" w:rsidRDefault="00F02105" w:rsidP="0073651A">
      <w:r>
        <w:separator/>
      </w:r>
    </w:p>
  </w:footnote>
  <w:footnote w:type="continuationSeparator" w:id="0">
    <w:p w14:paraId="27139BFA" w14:textId="77777777" w:rsidR="00F02105" w:rsidRDefault="00F02105" w:rsidP="0073651A">
      <w:r>
        <w:continuationSeparator/>
      </w:r>
    </w:p>
  </w:footnote>
  <w:footnote w:type="continuationNotice" w:id="1">
    <w:p w14:paraId="3EE7C1AC" w14:textId="77777777" w:rsidR="00F02105" w:rsidRDefault="00F0210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D60FB" w14:textId="6B999E62" w:rsidR="00E17352" w:rsidRDefault="00E17352" w:rsidP="001B6BAF">
    <w:pPr>
      <w:pStyle w:val="TMKHeader"/>
    </w:pPr>
    <w:r>
      <mc:AlternateContent>
        <mc:Choice Requires="wps">
          <w:drawing>
            <wp:anchor distT="4294967295" distB="4294967295" distL="114300" distR="114300" simplePos="0" relativeHeight="251658240" behindDoc="0" locked="0" layoutInCell="1" allowOverlap="1" wp14:anchorId="10915BBF" wp14:editId="5ED43567">
              <wp:simplePos x="0" y="0"/>
              <wp:positionH relativeFrom="page">
                <wp:posOffset>720090</wp:posOffset>
              </wp:positionH>
              <wp:positionV relativeFrom="paragraph">
                <wp:posOffset>215899</wp:posOffset>
              </wp:positionV>
              <wp:extent cx="4319905" cy="0"/>
              <wp:effectExtent l="0" t="0" r="23495" b="19050"/>
              <wp:wrapNone/>
              <wp:docPr id="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9905" cy="0"/>
                      </a:xfrm>
                      <a:prstGeom prst="line">
                        <a:avLst/>
                      </a:prstGeom>
                      <a:noFill/>
                      <a:ln w="6350" cap="flat" cmpd="sng" algn="ctr">
                        <a:solidFill>
                          <a:srgbClr val="BC851C"/>
                        </a:solidFill>
                        <a:prstDash val="solid"/>
                      </a:ln>
                      <a:effectLst/>
                    </wps:spPr>
                    <wps:bodyPr/>
                  </wps:wsp>
                </a:graphicData>
              </a:graphic>
              <wp14:sizeRelH relativeFrom="margin">
                <wp14:pctWidth>0</wp14:pctWidth>
              </wp14:sizeRelH>
              <wp14:sizeRelV relativeFrom="page">
                <wp14:pctHeight>0</wp14:pctHeight>
              </wp14:sizeRelV>
            </wp:anchor>
          </w:drawing>
        </mc:Choice>
        <mc:Fallback xmlns:oel="http://schemas.microsoft.com/office/2019/extlst" xmlns:arto="http://schemas.microsoft.com/office/word/2006/arto" xmlns:a14="http://schemas.microsoft.com/office/drawing/2010/main" xmlns:pic="http://schemas.openxmlformats.org/drawingml/2006/picture" xmlns:a="http://schemas.openxmlformats.org/drawingml/2006/main" xmlns:mv="urn:schemas-microsoft-com:mac:vml" xmlns:mo="http://schemas.microsoft.com/office/mac/office/2008/main">
          <w:pict w14:anchorId="6DFE3FC5">
            <v:line id="Straight Connector 5" style="position:absolute;z-index:2516582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page" o:spid="_x0000_s1026" strokecolor="#bc851c" strokeweight=".5pt" from="56.7pt,17pt" to="396.85pt,17pt" w14:anchorId="12702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">
              <o:lock v:ext="edit" shapetype="f"/>
              <w10:wrap anchorx="page"/>
            </v:line>
          </w:pict>
        </mc:Fallback>
      </mc:AlternateContent>
    </w:r>
    <w:r w:rsidRPr="001B6BAF">
      <w:t xml:space="preserve"> </w:t>
    </w:r>
    <w:r>
      <w:t>Solution Architecure Document for Singapore CMS Eclipse Integration</w:t>
    </w:r>
  </w:p>
  <w:p w14:paraId="28AAF281" w14:textId="77777777" w:rsidR="00E17352" w:rsidRDefault="00E17352" w:rsidP="007B4023">
    <w:pPr>
      <w:pStyle w:val="TMKHeader"/>
    </w:pPr>
  </w:p>
  <w:p w14:paraId="412614A8" w14:textId="77777777" w:rsidR="00E17352" w:rsidRDefault="00E17352" w:rsidP="007B4023">
    <w:pPr>
      <w:pStyle w:val="TMKHeader"/>
    </w:pPr>
  </w:p>
  <w:p w14:paraId="6646B276" w14:textId="6E4E8819" w:rsidR="00E17352" w:rsidRDefault="00E17352" w:rsidP="007B4023">
    <w:pPr>
      <w:pStyle w:val="TMKHeader"/>
    </w:pPr>
    <w:r>
      <w:drawing>
        <wp:anchor distT="0" distB="0" distL="114300" distR="114300" simplePos="0" relativeHeight="251658241" behindDoc="0" locked="0" layoutInCell="1" allowOverlap="1" wp14:anchorId="534765F9" wp14:editId="0E118C49">
          <wp:simplePos x="0" y="0"/>
          <wp:positionH relativeFrom="page">
            <wp:posOffset>6185535</wp:posOffset>
          </wp:positionH>
          <wp:positionV relativeFrom="page">
            <wp:posOffset>504190</wp:posOffset>
          </wp:positionV>
          <wp:extent cx="798830" cy="727075"/>
          <wp:effectExtent l="0" t="0" r="1270" b="0"/>
          <wp:wrapNone/>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88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1E500" w14:textId="31017C12" w:rsidR="00E17352" w:rsidRDefault="00E17352" w:rsidP="00D721C9">
    <w:pPr>
      <w:pStyle w:val="TMKHeader"/>
    </w:pPr>
    <w:r>
      <mc:AlternateContent>
        <mc:Choice Requires="wps">
          <w:drawing>
            <wp:anchor distT="4294967295" distB="4294967295" distL="114300" distR="114300" simplePos="0" relativeHeight="251658243" behindDoc="0" locked="0" layoutInCell="1" allowOverlap="1" wp14:anchorId="6340B7DD" wp14:editId="35B91B53">
              <wp:simplePos x="0" y="0"/>
              <wp:positionH relativeFrom="page">
                <wp:posOffset>720090</wp:posOffset>
              </wp:positionH>
              <wp:positionV relativeFrom="paragraph">
                <wp:posOffset>215899</wp:posOffset>
              </wp:positionV>
              <wp:extent cx="4319905" cy="0"/>
              <wp:effectExtent l="0" t="0" r="23495" b="19050"/>
              <wp:wrapNone/>
              <wp:docPr id="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9905" cy="0"/>
                      </a:xfrm>
                      <a:prstGeom prst="line">
                        <a:avLst/>
                      </a:prstGeom>
                      <a:noFill/>
                      <a:ln w="6350" cap="flat" cmpd="sng" algn="ctr">
                        <a:solidFill>
                          <a:srgbClr val="BC851C"/>
                        </a:solidFill>
                        <a:prstDash val="solid"/>
                      </a:ln>
                      <a:effectLst/>
                    </wps:spPr>
                    <wps:bodyPr/>
                  </wps:wsp>
                </a:graphicData>
              </a:graphic>
              <wp14:sizeRelH relativeFrom="margin">
                <wp14:pctWidth>0</wp14:pctWidth>
              </wp14:sizeRelH>
              <wp14:sizeRelV relativeFrom="page">
                <wp14:pctHeight>0</wp14:pctHeight>
              </wp14:sizeRelV>
            </wp:anchor>
          </w:drawing>
        </mc:Choice>
        <mc:Fallback xmlns:oel="http://schemas.microsoft.com/office/2019/extlst" xmlns:arto="http://schemas.microsoft.com/office/word/2006/arto" xmlns:a14="http://schemas.microsoft.com/office/drawing/2010/main" xmlns:pic="http://schemas.openxmlformats.org/drawingml/2006/picture" xmlns:a="http://schemas.openxmlformats.org/drawingml/2006/main" xmlns:mv="urn:schemas-microsoft-com:mac:vml" xmlns:mo="http://schemas.microsoft.com/office/mac/office/2008/main">
          <w:pict w14:anchorId="16E4DE15">
            <v:line id="Straight Connector 1" style="position:absolute;z-index:251658243;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page" o:spid="_x0000_s1026" strokecolor="#bc851c" strokeweight=".5pt" from="56.7pt,17pt" to="396.85pt,17pt" w14:anchorId="0569998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">
              <o:lock v:ext="edit" shapetype="f"/>
              <w10:wrap anchorx="page"/>
            </v:line>
          </w:pict>
        </mc:Fallback>
      </mc:AlternateContent>
    </w:r>
    <w:r>
      <w:drawing>
        <wp:anchor distT="0" distB="0" distL="114300" distR="114300" simplePos="0" relativeHeight="251658242" behindDoc="0" locked="0" layoutInCell="1" allowOverlap="1" wp14:anchorId="0F67B74B" wp14:editId="195A0EBB">
          <wp:simplePos x="0" y="0"/>
          <wp:positionH relativeFrom="page">
            <wp:posOffset>6185535</wp:posOffset>
          </wp:positionH>
          <wp:positionV relativeFrom="page">
            <wp:posOffset>504190</wp:posOffset>
          </wp:positionV>
          <wp:extent cx="798830" cy="727075"/>
          <wp:effectExtent l="0" t="0" r="127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8830" cy="727075"/>
                  </a:xfrm>
                  <a:prstGeom prst="rect">
                    <a:avLst/>
                  </a:prstGeom>
                  <a:noFill/>
                  <a:ln>
                    <a:noFill/>
                  </a:ln>
                </pic:spPr>
              </pic:pic>
            </a:graphicData>
          </a:graphic>
          <wp14:sizeRelH relativeFrom="margin">
            <wp14:pctWidth>0</wp14:pctWidth>
          </wp14:sizeRelH>
          <wp14:sizeRelV relativeFrom="margin">
            <wp14:pctHeight>0</wp14:pctHeight>
          </wp14:sizeRelV>
        </wp:anchor>
      </w:drawing>
    </w:r>
    <w:r>
      <w:t>Solution Architecure Document for Eclipse AI Integration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7D85"/>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284FCC"/>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5776DC"/>
    <w:multiLevelType w:val="hybridMultilevel"/>
    <w:tmpl w:val="751878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6964AAB"/>
    <w:multiLevelType w:val="hybridMultilevel"/>
    <w:tmpl w:val="3D0412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561F25"/>
    <w:multiLevelType w:val="hybridMultilevel"/>
    <w:tmpl w:val="01849C2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9C475A"/>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D757FD"/>
    <w:multiLevelType w:val="multilevel"/>
    <w:tmpl w:val="5FA6BD4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25" w:hanging="425"/>
      </w:pPr>
      <w:rPr>
        <w:rFonts w:hint="default"/>
      </w:rPr>
    </w:lvl>
    <w:lvl w:ilvl="2">
      <w:start w:val="1"/>
      <w:numFmt w:val="decimal"/>
      <w:pStyle w:val="Heading3"/>
      <w:lvlText w:val="%1.%2.%3"/>
      <w:lvlJc w:val="left"/>
      <w:pPr>
        <w:ind w:left="1066" w:hanging="357"/>
      </w:pPr>
      <w:rPr>
        <w:rFonts w:hint="default"/>
      </w:rPr>
    </w:lvl>
    <w:lvl w:ilvl="3">
      <w:start w:val="1"/>
      <w:numFmt w:val="decimal"/>
      <w:lvlText w:val="%1.%2.%3.%4"/>
      <w:lvlJc w:val="left"/>
      <w:pPr>
        <w:ind w:left="35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0344579"/>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0D32E3F"/>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080FCB"/>
    <w:multiLevelType w:val="hybridMultilevel"/>
    <w:tmpl w:val="142E7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5D4098"/>
    <w:multiLevelType w:val="hybridMultilevel"/>
    <w:tmpl w:val="50009DF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A362F0E"/>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846DED"/>
    <w:multiLevelType w:val="hybridMultilevel"/>
    <w:tmpl w:val="50009DF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1A945BFC"/>
    <w:multiLevelType w:val="hybridMultilevel"/>
    <w:tmpl w:val="1A187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1C163C95"/>
    <w:multiLevelType w:val="hybridMultilevel"/>
    <w:tmpl w:val="BB986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D05FBC"/>
    <w:multiLevelType w:val="hybridMultilevel"/>
    <w:tmpl w:val="05AAB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22B7328"/>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25252A3"/>
    <w:multiLevelType w:val="hybridMultilevel"/>
    <w:tmpl w:val="05AAB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83A69C0"/>
    <w:multiLevelType w:val="hybridMultilevel"/>
    <w:tmpl w:val="75187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8811090"/>
    <w:multiLevelType w:val="hybridMultilevel"/>
    <w:tmpl w:val="4A0872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29D21F5E"/>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AD44E39"/>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13A4D34"/>
    <w:multiLevelType w:val="hybridMultilevel"/>
    <w:tmpl w:val="38DCA4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3C42BA2"/>
    <w:multiLevelType w:val="hybridMultilevel"/>
    <w:tmpl w:val="3D0412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3ED5102"/>
    <w:multiLevelType w:val="hybridMultilevel"/>
    <w:tmpl w:val="75187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5A21E7"/>
    <w:multiLevelType w:val="hybridMultilevel"/>
    <w:tmpl w:val="50009DF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36D553AB"/>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7C12802"/>
    <w:multiLevelType w:val="hybridMultilevel"/>
    <w:tmpl w:val="1A187C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8" w15:restartNumberingAfterBreak="0">
    <w:nsid w:val="38037734"/>
    <w:multiLevelType w:val="multilevel"/>
    <w:tmpl w:val="D1263054"/>
    <w:lvl w:ilvl="0">
      <w:start w:val="1"/>
      <w:numFmt w:val="decimal"/>
      <w:pStyle w:val="TMKNumberedList"/>
      <w:lvlText w:val="%1"/>
      <w:lvlJc w:val="left"/>
      <w:pPr>
        <w:ind w:left="284" w:hanging="284"/>
      </w:pPr>
      <w:rPr>
        <w:rFonts w:hint="default"/>
      </w:rPr>
    </w:lvl>
    <w:lvl w:ilvl="1">
      <w:start w:val="1"/>
      <w:numFmt w:val="lowerLetter"/>
      <w:pStyle w:val="TMKNumberedNestedList"/>
      <w:lvlText w:val="%2)"/>
      <w:lvlJc w:val="left"/>
      <w:pPr>
        <w:ind w:left="567" w:hanging="2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38543B19"/>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91C24DF"/>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F347B3A"/>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1DE2CB6"/>
    <w:multiLevelType w:val="hybridMultilevel"/>
    <w:tmpl w:val="75187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24A4A54"/>
    <w:multiLevelType w:val="hybridMultilevel"/>
    <w:tmpl w:val="75187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5C00FA5"/>
    <w:multiLevelType w:val="hybridMultilevel"/>
    <w:tmpl w:val="50009DF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5" w15:restartNumberingAfterBreak="0">
    <w:nsid w:val="4638264A"/>
    <w:multiLevelType w:val="hybridMultilevel"/>
    <w:tmpl w:val="75187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77B7CEE"/>
    <w:multiLevelType w:val="multilevel"/>
    <w:tmpl w:val="CAA6B7D8"/>
    <w:styleLink w:val="Headings"/>
    <w:lvl w:ilvl="0">
      <w:start w:val="1"/>
      <w:numFmt w:val="decimal"/>
      <w:lvlText w:val="%1"/>
      <w:lvlJc w:val="left"/>
      <w:pPr>
        <w:ind w:left="360" w:hanging="360"/>
      </w:pPr>
      <w:rPr>
        <w:rFonts w:hint="default"/>
      </w:rPr>
    </w:lvl>
    <w:lvl w:ilvl="1">
      <w:start w:val="1"/>
      <w:numFmt w:val="decimal"/>
      <w:lvlText w:val="%1.%2"/>
      <w:lvlJc w:val="left"/>
      <w:pPr>
        <w:ind w:left="425" w:hanging="425"/>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4972528C"/>
    <w:multiLevelType w:val="hybridMultilevel"/>
    <w:tmpl w:val="96F8223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2F5819"/>
    <w:multiLevelType w:val="hybridMultilevel"/>
    <w:tmpl w:val="05AABB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CB1CD6"/>
    <w:multiLevelType w:val="hybridMultilevel"/>
    <w:tmpl w:val="50009DF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4EE14D0D"/>
    <w:multiLevelType w:val="hybridMultilevel"/>
    <w:tmpl w:val="05AABB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F1C26A1"/>
    <w:multiLevelType w:val="hybridMultilevel"/>
    <w:tmpl w:val="6588A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FC4528C"/>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17A0CCE"/>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1F44214"/>
    <w:multiLevelType w:val="hybridMultilevel"/>
    <w:tmpl w:val="75187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2013BDE"/>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587604C"/>
    <w:multiLevelType w:val="hybridMultilevel"/>
    <w:tmpl w:val="5196571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95B400F"/>
    <w:multiLevelType w:val="hybridMultilevel"/>
    <w:tmpl w:val="86085AE2"/>
    <w:lvl w:ilvl="0" w:tplc="3100370A">
      <w:start w:val="1"/>
      <w:numFmt w:val="bullet"/>
      <w:pStyle w:val="ListBullet"/>
      <w:lvlText w:val=""/>
      <w:lvlJc w:val="left"/>
      <w:pPr>
        <w:ind w:left="720" w:hanging="360"/>
      </w:pPr>
      <w:rPr>
        <w:rFonts w:ascii="Symbol" w:hAnsi="Symbol" w:hint="default"/>
      </w:rPr>
    </w:lvl>
    <w:lvl w:ilvl="1" w:tplc="446C5ACE">
      <w:start w:val="1"/>
      <w:numFmt w:val="bullet"/>
      <w:pStyle w:val="ListBullet2"/>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B58001B"/>
    <w:multiLevelType w:val="hybridMultilevel"/>
    <w:tmpl w:val="86D4D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E505B4B"/>
    <w:multiLevelType w:val="hybridMultilevel"/>
    <w:tmpl w:val="BB986E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6C97949"/>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6C4C79BF"/>
    <w:multiLevelType w:val="multilevel"/>
    <w:tmpl w:val="E72AE7C8"/>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2561"/>
        </w:tabs>
        <w:ind w:left="2561"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52" w15:restartNumberingAfterBreak="0">
    <w:nsid w:val="6C820FED"/>
    <w:multiLevelType w:val="hybridMultilevel"/>
    <w:tmpl w:val="93128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2B454A"/>
    <w:multiLevelType w:val="hybridMultilevel"/>
    <w:tmpl w:val="FE84CF5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7A351938"/>
    <w:multiLevelType w:val="hybridMultilevel"/>
    <w:tmpl w:val="56D831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BD166EC"/>
    <w:multiLevelType w:val="hybridMultilevel"/>
    <w:tmpl w:val="751878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E9B55A0"/>
    <w:multiLevelType w:val="hybridMultilevel"/>
    <w:tmpl w:val="FE84C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36"/>
  </w:num>
  <w:num w:numId="3">
    <w:abstractNumId w:val="6"/>
  </w:num>
  <w:num w:numId="4">
    <w:abstractNumId w:val="47"/>
  </w:num>
  <w:num w:numId="5">
    <w:abstractNumId w:val="51"/>
  </w:num>
  <w:num w:numId="6">
    <w:abstractNumId w:val="46"/>
  </w:num>
  <w:num w:numId="7">
    <w:abstractNumId w:val="34"/>
  </w:num>
  <w:num w:numId="8">
    <w:abstractNumId w:val="52"/>
  </w:num>
  <w:num w:numId="9">
    <w:abstractNumId w:val="5"/>
  </w:num>
  <w:num w:numId="10">
    <w:abstractNumId w:val="29"/>
  </w:num>
  <w:num w:numId="11">
    <w:abstractNumId w:val="37"/>
  </w:num>
  <w:num w:numId="12">
    <w:abstractNumId w:val="7"/>
  </w:num>
  <w:num w:numId="13">
    <w:abstractNumId w:val="30"/>
  </w:num>
  <w:num w:numId="14">
    <w:abstractNumId w:val="53"/>
  </w:num>
  <w:num w:numId="15">
    <w:abstractNumId w:val="0"/>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2"/>
  </w:num>
  <w:num w:numId="19">
    <w:abstractNumId w:val="3"/>
  </w:num>
  <w:num w:numId="20">
    <w:abstractNumId w:val="17"/>
  </w:num>
  <w:num w:numId="21">
    <w:abstractNumId w:val="38"/>
  </w:num>
  <w:num w:numId="2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num>
  <w:num w:numId="38">
    <w:abstractNumId w:val="15"/>
  </w:num>
  <w:num w:numId="39">
    <w:abstractNumId w:val="6"/>
  </w:num>
  <w:num w:numId="40">
    <w:abstractNumId w:val="16"/>
  </w:num>
  <w:num w:numId="41">
    <w:abstractNumId w:val="43"/>
  </w:num>
  <w:num w:numId="42">
    <w:abstractNumId w:val="40"/>
  </w:num>
  <w:num w:numId="43">
    <w:abstractNumId w:val="25"/>
  </w:num>
  <w:num w:numId="44">
    <w:abstractNumId w:val="10"/>
  </w:num>
  <w:num w:numId="45">
    <w:abstractNumId w:val="6"/>
  </w:num>
  <w:num w:numId="46">
    <w:abstractNumId w:val="6"/>
  </w:num>
  <w:num w:numId="47">
    <w:abstractNumId w:val="6"/>
  </w:num>
  <w:num w:numId="48">
    <w:abstractNumId w:val="6"/>
  </w:num>
  <w:num w:numId="49">
    <w:abstractNumId w:val="23"/>
  </w:num>
  <w:num w:numId="50">
    <w:abstractNumId w:val="6"/>
  </w:num>
  <w:num w:numId="51">
    <w:abstractNumId w:val="6"/>
  </w:num>
  <w:num w:numId="52">
    <w:abstractNumId w:val="6"/>
  </w:num>
  <w:num w:numId="53">
    <w:abstractNumId w:val="6"/>
  </w:num>
  <w:num w:numId="54">
    <w:abstractNumId w:val="18"/>
  </w:num>
  <w:num w:numId="55">
    <w:abstractNumId w:val="33"/>
  </w:num>
  <w:num w:numId="56">
    <w:abstractNumId w:val="6"/>
  </w:num>
  <w:num w:numId="57">
    <w:abstractNumId w:val="35"/>
  </w:num>
  <w:num w:numId="58">
    <w:abstractNumId w:val="6"/>
  </w:num>
  <w:num w:numId="59">
    <w:abstractNumId w:val="24"/>
  </w:num>
  <w:num w:numId="60">
    <w:abstractNumId w:val="6"/>
  </w:num>
  <w:num w:numId="61">
    <w:abstractNumId w:val="6"/>
  </w:num>
  <w:num w:numId="62">
    <w:abstractNumId w:val="6"/>
  </w:num>
  <w:num w:numId="63">
    <w:abstractNumId w:val="32"/>
  </w:num>
  <w:num w:numId="64">
    <w:abstractNumId w:val="6"/>
  </w:num>
  <w:num w:numId="65">
    <w:abstractNumId w:val="55"/>
  </w:num>
  <w:num w:numId="66">
    <w:abstractNumId w:val="6"/>
  </w:num>
  <w:num w:numId="67">
    <w:abstractNumId w:val="6"/>
  </w:num>
  <w:num w:numId="68">
    <w:abstractNumId w:val="6"/>
  </w:num>
  <w:num w:numId="69">
    <w:abstractNumId w:val="6"/>
  </w:num>
  <w:num w:numId="70">
    <w:abstractNumId w:val="6"/>
  </w:num>
  <w:num w:numId="71">
    <w:abstractNumId w:val="6"/>
  </w:num>
  <w:num w:numId="72">
    <w:abstractNumId w:val="6"/>
  </w:num>
  <w:num w:numId="73">
    <w:abstractNumId w:val="6"/>
  </w:num>
  <w:num w:numId="74">
    <w:abstractNumId w:val="6"/>
  </w:num>
  <w:num w:numId="75">
    <w:abstractNumId w:val="14"/>
  </w:num>
  <w:num w:numId="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
  </w:num>
  <w:num w:numId="78">
    <w:abstractNumId w:val="49"/>
  </w:num>
  <w:num w:numId="79">
    <w:abstractNumId w:val="6"/>
  </w:num>
  <w:num w:numId="80">
    <w:abstractNumId w:val="6"/>
  </w:num>
  <w:num w:numId="81">
    <w:abstractNumId w:val="22"/>
  </w:num>
  <w:num w:numId="82">
    <w:abstractNumId w:val="6"/>
  </w:num>
  <w:num w:numId="83">
    <w:abstractNumId w:val="41"/>
  </w:num>
  <w:num w:numId="84">
    <w:abstractNumId w:val="54"/>
  </w:num>
  <w:num w:numId="85">
    <w:abstractNumId w:val="6"/>
  </w:num>
  <w:num w:numId="86">
    <w:abstractNumId w:val="6"/>
  </w:num>
  <w:num w:numId="87">
    <w:abstractNumId w:val="6"/>
  </w:num>
  <w:num w:numId="88">
    <w:abstractNumId w:val="6"/>
  </w:num>
  <w:num w:numId="89">
    <w:abstractNumId w:val="6"/>
  </w:num>
  <w:num w:numId="90">
    <w:abstractNumId w:val="6"/>
  </w:num>
  <w:num w:numId="91">
    <w:abstractNumId w:val="6"/>
  </w:num>
  <w:num w:numId="92">
    <w:abstractNumId w:val="6"/>
  </w:num>
  <w:num w:numId="93">
    <w:abstractNumId w:val="6"/>
  </w:num>
  <w:num w:numId="94">
    <w:abstractNumId w:val="6"/>
  </w:num>
  <w:num w:numId="95">
    <w:abstractNumId w:val="6"/>
  </w:num>
  <w:num w:numId="96">
    <w:abstractNumId w:val="6"/>
  </w:num>
  <w:num w:numId="97">
    <w:abstractNumId w:val="6"/>
  </w:num>
  <w:num w:numId="98">
    <w:abstractNumId w:val="6"/>
  </w:num>
  <w:num w:numId="99">
    <w:abstractNumId w:val="6"/>
  </w:num>
  <w:num w:numId="100">
    <w:abstractNumId w:val="6"/>
  </w:num>
  <w:num w:numId="101">
    <w:abstractNumId w:val="6"/>
  </w:num>
  <w:num w:numId="102">
    <w:abstractNumId w:val="6"/>
  </w:num>
  <w:num w:numId="103">
    <w:abstractNumId w:val="6"/>
  </w:num>
  <w:num w:numId="104">
    <w:abstractNumId w:val="6"/>
  </w:num>
  <w:num w:numId="105">
    <w:abstractNumId w:val="6"/>
  </w:num>
  <w:num w:numId="106">
    <w:abstractNumId w:val="6"/>
  </w:num>
  <w:num w:numId="107">
    <w:abstractNumId w:val="6"/>
  </w:num>
  <w:num w:numId="108">
    <w:abstractNumId w:val="6"/>
  </w:num>
  <w:num w:numId="109">
    <w:abstractNumId w:val="6"/>
  </w:num>
  <w:num w:numId="110">
    <w:abstractNumId w:val="6"/>
  </w:num>
  <w:num w:numId="111">
    <w:abstractNumId w:val="6"/>
  </w:num>
  <w:num w:numId="112">
    <w:abstractNumId w:val="6"/>
  </w:num>
  <w:num w:numId="113">
    <w:abstractNumId w:val="6"/>
  </w:num>
  <w:num w:numId="114">
    <w:abstractNumId w:val="6"/>
  </w:num>
  <w:num w:numId="115">
    <w:abstractNumId w:val="6"/>
  </w:num>
  <w:num w:numId="116">
    <w:abstractNumId w:val="44"/>
  </w:num>
  <w:num w:numId="117">
    <w:abstractNumId w:val="48"/>
  </w:num>
  <w:num w:numId="118">
    <w:abstractNumId w:val="6"/>
  </w:num>
  <w:num w:numId="119">
    <w:abstractNumId w:val="6"/>
  </w:num>
  <w:num w:numId="120">
    <w:abstractNumId w:val="6"/>
  </w:num>
  <w:num w:numId="121">
    <w:abstractNumId w:val="6"/>
  </w:num>
  <w:num w:numId="122">
    <w:abstractNumId w:val="6"/>
  </w:num>
  <w:num w:numId="123">
    <w:abstractNumId w:val="6"/>
  </w:num>
  <w:num w:numId="124">
    <w:abstractNumId w:val="6"/>
  </w:num>
  <w:num w:numId="125">
    <w:abstractNumId w:val="6"/>
  </w:num>
  <w:num w:numId="126">
    <w:abstractNumId w:val="6"/>
  </w:num>
  <w:num w:numId="127">
    <w:abstractNumId w:val="12"/>
  </w:num>
  <w:num w:numId="128">
    <w:abstractNumId w:val="39"/>
  </w:num>
  <w:numIdMacAtCleanup w:val="1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cintha Raj">
    <w15:presenceInfo w15:providerId="AD" w15:userId="S::Sacintha.Raj@tokiomarinekiln.com::7eae44c9-d8e2-4a34-a334-947f0c9e59eb"/>
  </w15:person>
  <w15:person w15:author="Mike Winfield">
    <w15:presenceInfo w15:providerId="AD" w15:userId="S::Mike.Winfield@tokiomarinekiln.com::27510999-a6ce-4ac3-8e0d-5c1fccd827db"/>
  </w15:person>
  <w15:person w15:author="Sacintha Raj [2]">
    <w15:presenceInfo w15:providerId="AD" w15:userId="S::sacintha.raj@tokiomarinekiln.com::7eae44c9-d8e2-4a34-a334-947f0c9e59eb"/>
  </w15:person>
  <w15:person w15:author="sacintha raj santhana raj">
    <w15:presenceInfo w15:providerId="Windows Live" w15:userId="4fd7294193fc96c0"/>
  </w15:person>
  <w15:person w15:author="James Pitcher">
    <w15:presenceInfo w15:providerId="AD" w15:userId="S::James.Pitcher@tokiomarinekiln.com::aee079c1-82c4-4fbe-a2f0-99d7c5ac8f70"/>
  </w15:person>
  <w15:person w15:author="Julian Farr">
    <w15:presenceInfo w15:providerId="AD" w15:userId="S::julian.farr@tokiomarinekiln.com::0fb49fd9-30e7-4f48-a106-ba72f8cd387c"/>
  </w15:person>
  <w15:person w15:author="Alan Turner">
    <w15:presenceInfo w15:providerId="None" w15:userId="Alan Turner"/>
  </w15:person>
  <w15:person w15:author="Nudi Sudarshan">
    <w15:presenceInfo w15:providerId="AD" w15:userId="S::Nudi.Sudarshan@tokiomarinekiln.com::8d663e3d-cffb-4e6a-ad3b-347ad51202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64" w:dllVersion="0" w:nlCheck="1" w:checkStyle="0"/>
  <w:activeWritingStyle w:appName="MSWord" w:lang="en-US" w:vendorID="64" w:dllVersion="6" w:nlCheck="1" w:checkStyle="0"/>
  <w:activeWritingStyle w:appName="MSWord" w:lang="en-GB" w:vendorID="64" w:dllVersion="0" w:nlCheck="1" w:checkStyle="0"/>
  <w:proofState w:spelling="clean" w:grammar="clean"/>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049"/>
    <w:rsid w:val="00002EA8"/>
    <w:rsid w:val="0001089F"/>
    <w:rsid w:val="00010966"/>
    <w:rsid w:val="000112DF"/>
    <w:rsid w:val="0001144D"/>
    <w:rsid w:val="000138AE"/>
    <w:rsid w:val="000150CE"/>
    <w:rsid w:val="000154A7"/>
    <w:rsid w:val="00022168"/>
    <w:rsid w:val="00023135"/>
    <w:rsid w:val="00025F1B"/>
    <w:rsid w:val="000321ED"/>
    <w:rsid w:val="0003331C"/>
    <w:rsid w:val="00033497"/>
    <w:rsid w:val="00044CF7"/>
    <w:rsid w:val="00046400"/>
    <w:rsid w:val="00047E15"/>
    <w:rsid w:val="000517C0"/>
    <w:rsid w:val="00054428"/>
    <w:rsid w:val="000554B8"/>
    <w:rsid w:val="00056AF7"/>
    <w:rsid w:val="00061694"/>
    <w:rsid w:val="000655B4"/>
    <w:rsid w:val="00065EA9"/>
    <w:rsid w:val="0006678D"/>
    <w:rsid w:val="00067279"/>
    <w:rsid w:val="000679D3"/>
    <w:rsid w:val="00070228"/>
    <w:rsid w:val="00070B05"/>
    <w:rsid w:val="000723FD"/>
    <w:rsid w:val="00072DC7"/>
    <w:rsid w:val="000752BE"/>
    <w:rsid w:val="00080CAA"/>
    <w:rsid w:val="0008184C"/>
    <w:rsid w:val="000825B1"/>
    <w:rsid w:val="00082B90"/>
    <w:rsid w:val="00083112"/>
    <w:rsid w:val="000833D8"/>
    <w:rsid w:val="00083A45"/>
    <w:rsid w:val="00083B09"/>
    <w:rsid w:val="00083EFF"/>
    <w:rsid w:val="00084B70"/>
    <w:rsid w:val="000878D8"/>
    <w:rsid w:val="000916D1"/>
    <w:rsid w:val="00092198"/>
    <w:rsid w:val="00093D99"/>
    <w:rsid w:val="000956F0"/>
    <w:rsid w:val="0009577D"/>
    <w:rsid w:val="0009709E"/>
    <w:rsid w:val="00097D6D"/>
    <w:rsid w:val="000A3E7F"/>
    <w:rsid w:val="000A5EE9"/>
    <w:rsid w:val="000B2183"/>
    <w:rsid w:val="000B6550"/>
    <w:rsid w:val="000B7DC6"/>
    <w:rsid w:val="000C0860"/>
    <w:rsid w:val="000C232B"/>
    <w:rsid w:val="000C5EC8"/>
    <w:rsid w:val="000C7759"/>
    <w:rsid w:val="000D44B5"/>
    <w:rsid w:val="000D4B60"/>
    <w:rsid w:val="000E01C2"/>
    <w:rsid w:val="000E0570"/>
    <w:rsid w:val="000E0E9E"/>
    <w:rsid w:val="000E1FC3"/>
    <w:rsid w:val="000E25C6"/>
    <w:rsid w:val="000E3C8B"/>
    <w:rsid w:val="000E569D"/>
    <w:rsid w:val="000E7553"/>
    <w:rsid w:val="000E7566"/>
    <w:rsid w:val="000F2365"/>
    <w:rsid w:val="000F24A6"/>
    <w:rsid w:val="001005EF"/>
    <w:rsid w:val="0010128A"/>
    <w:rsid w:val="0010158D"/>
    <w:rsid w:val="001056EE"/>
    <w:rsid w:val="00111624"/>
    <w:rsid w:val="00113A8F"/>
    <w:rsid w:val="00114C5C"/>
    <w:rsid w:val="001159B9"/>
    <w:rsid w:val="00120E7B"/>
    <w:rsid w:val="00125B01"/>
    <w:rsid w:val="001279A2"/>
    <w:rsid w:val="00134CEC"/>
    <w:rsid w:val="00136BC7"/>
    <w:rsid w:val="00141199"/>
    <w:rsid w:val="0014335F"/>
    <w:rsid w:val="00144026"/>
    <w:rsid w:val="00145F7C"/>
    <w:rsid w:val="00146DC3"/>
    <w:rsid w:val="00151A05"/>
    <w:rsid w:val="00152D7E"/>
    <w:rsid w:val="00153802"/>
    <w:rsid w:val="00161D3B"/>
    <w:rsid w:val="00163D51"/>
    <w:rsid w:val="00172C6E"/>
    <w:rsid w:val="00173266"/>
    <w:rsid w:val="00173281"/>
    <w:rsid w:val="00180FF4"/>
    <w:rsid w:val="00182942"/>
    <w:rsid w:val="00183E50"/>
    <w:rsid w:val="00185A1F"/>
    <w:rsid w:val="0019382D"/>
    <w:rsid w:val="00196903"/>
    <w:rsid w:val="00197F3A"/>
    <w:rsid w:val="001A0D8F"/>
    <w:rsid w:val="001A1427"/>
    <w:rsid w:val="001A1F84"/>
    <w:rsid w:val="001A5876"/>
    <w:rsid w:val="001A7061"/>
    <w:rsid w:val="001B2793"/>
    <w:rsid w:val="001B6BAF"/>
    <w:rsid w:val="001C294D"/>
    <w:rsid w:val="001C59B8"/>
    <w:rsid w:val="001C6A36"/>
    <w:rsid w:val="001C7455"/>
    <w:rsid w:val="001D020D"/>
    <w:rsid w:val="001D1A86"/>
    <w:rsid w:val="001D1F27"/>
    <w:rsid w:val="001D438D"/>
    <w:rsid w:val="001D4E30"/>
    <w:rsid w:val="001D5EE4"/>
    <w:rsid w:val="001D7BFD"/>
    <w:rsid w:val="001E0790"/>
    <w:rsid w:val="001E1152"/>
    <w:rsid w:val="001E286B"/>
    <w:rsid w:val="001F1960"/>
    <w:rsid w:val="001F5ABA"/>
    <w:rsid w:val="00200746"/>
    <w:rsid w:val="00202F9A"/>
    <w:rsid w:val="00204BC7"/>
    <w:rsid w:val="00212EBC"/>
    <w:rsid w:val="00217C0E"/>
    <w:rsid w:val="0022004F"/>
    <w:rsid w:val="00221D59"/>
    <w:rsid w:val="0022384F"/>
    <w:rsid w:val="00226355"/>
    <w:rsid w:val="002267E7"/>
    <w:rsid w:val="00226AFA"/>
    <w:rsid w:val="002316C2"/>
    <w:rsid w:val="00234DB0"/>
    <w:rsid w:val="00236C47"/>
    <w:rsid w:val="00246CE7"/>
    <w:rsid w:val="00247E7D"/>
    <w:rsid w:val="00254B44"/>
    <w:rsid w:val="00256E6E"/>
    <w:rsid w:val="002578D8"/>
    <w:rsid w:val="002637FA"/>
    <w:rsid w:val="00266551"/>
    <w:rsid w:val="00266D15"/>
    <w:rsid w:val="0027226E"/>
    <w:rsid w:val="00272BEF"/>
    <w:rsid w:val="00274176"/>
    <w:rsid w:val="00277CEE"/>
    <w:rsid w:val="00281A2B"/>
    <w:rsid w:val="00282F79"/>
    <w:rsid w:val="00283381"/>
    <w:rsid w:val="00290898"/>
    <w:rsid w:val="00290F9F"/>
    <w:rsid w:val="00294559"/>
    <w:rsid w:val="00296BD7"/>
    <w:rsid w:val="0029734C"/>
    <w:rsid w:val="002A0923"/>
    <w:rsid w:val="002A14DB"/>
    <w:rsid w:val="002A275E"/>
    <w:rsid w:val="002A384E"/>
    <w:rsid w:val="002A48C5"/>
    <w:rsid w:val="002A5DB5"/>
    <w:rsid w:val="002B5862"/>
    <w:rsid w:val="002B5D38"/>
    <w:rsid w:val="002B6A60"/>
    <w:rsid w:val="002C28B0"/>
    <w:rsid w:val="002C6434"/>
    <w:rsid w:val="002D2424"/>
    <w:rsid w:val="002E31BD"/>
    <w:rsid w:val="002E6FC5"/>
    <w:rsid w:val="002F0880"/>
    <w:rsid w:val="002F2636"/>
    <w:rsid w:val="002F493E"/>
    <w:rsid w:val="002F54DB"/>
    <w:rsid w:val="002F7049"/>
    <w:rsid w:val="002F74EA"/>
    <w:rsid w:val="003048B7"/>
    <w:rsid w:val="00304CCB"/>
    <w:rsid w:val="003148BD"/>
    <w:rsid w:val="00317A54"/>
    <w:rsid w:val="00323052"/>
    <w:rsid w:val="003271A2"/>
    <w:rsid w:val="003349E8"/>
    <w:rsid w:val="00341614"/>
    <w:rsid w:val="00345384"/>
    <w:rsid w:val="00345CC0"/>
    <w:rsid w:val="00346C59"/>
    <w:rsid w:val="0035318F"/>
    <w:rsid w:val="00353307"/>
    <w:rsid w:val="0036441E"/>
    <w:rsid w:val="003655AF"/>
    <w:rsid w:val="00372CA9"/>
    <w:rsid w:val="00373213"/>
    <w:rsid w:val="00374164"/>
    <w:rsid w:val="00375815"/>
    <w:rsid w:val="00376231"/>
    <w:rsid w:val="0038663F"/>
    <w:rsid w:val="00392329"/>
    <w:rsid w:val="003958B2"/>
    <w:rsid w:val="00396B52"/>
    <w:rsid w:val="003A234B"/>
    <w:rsid w:val="003A2B74"/>
    <w:rsid w:val="003A32B3"/>
    <w:rsid w:val="003A3497"/>
    <w:rsid w:val="003A6D85"/>
    <w:rsid w:val="003B0555"/>
    <w:rsid w:val="003B3978"/>
    <w:rsid w:val="003B4203"/>
    <w:rsid w:val="003B4DFB"/>
    <w:rsid w:val="003B537E"/>
    <w:rsid w:val="003C1788"/>
    <w:rsid w:val="003C37FE"/>
    <w:rsid w:val="003C63AC"/>
    <w:rsid w:val="003C710A"/>
    <w:rsid w:val="003D0A76"/>
    <w:rsid w:val="003D2FD8"/>
    <w:rsid w:val="003D3F84"/>
    <w:rsid w:val="003D6F89"/>
    <w:rsid w:val="003E16D7"/>
    <w:rsid w:val="003E36D4"/>
    <w:rsid w:val="003E3CAF"/>
    <w:rsid w:val="003F50E5"/>
    <w:rsid w:val="003F54C9"/>
    <w:rsid w:val="0040517F"/>
    <w:rsid w:val="00405683"/>
    <w:rsid w:val="004108D5"/>
    <w:rsid w:val="004141A2"/>
    <w:rsid w:val="00414CAA"/>
    <w:rsid w:val="00417BD7"/>
    <w:rsid w:val="004206A3"/>
    <w:rsid w:val="00421016"/>
    <w:rsid w:val="00424A0B"/>
    <w:rsid w:val="00425585"/>
    <w:rsid w:val="00427ADA"/>
    <w:rsid w:val="0043379A"/>
    <w:rsid w:val="00433E5E"/>
    <w:rsid w:val="00437229"/>
    <w:rsid w:val="00440812"/>
    <w:rsid w:val="00445919"/>
    <w:rsid w:val="00446FFC"/>
    <w:rsid w:val="00447FE9"/>
    <w:rsid w:val="00450B4E"/>
    <w:rsid w:val="004513B3"/>
    <w:rsid w:val="00451C40"/>
    <w:rsid w:val="004551EB"/>
    <w:rsid w:val="004573D6"/>
    <w:rsid w:val="004633CE"/>
    <w:rsid w:val="0046518F"/>
    <w:rsid w:val="00465F6D"/>
    <w:rsid w:val="00474F96"/>
    <w:rsid w:val="00476C3C"/>
    <w:rsid w:val="00482649"/>
    <w:rsid w:val="00484190"/>
    <w:rsid w:val="00484D1F"/>
    <w:rsid w:val="00485AB5"/>
    <w:rsid w:val="00485BC6"/>
    <w:rsid w:val="0048640B"/>
    <w:rsid w:val="00487551"/>
    <w:rsid w:val="0049192B"/>
    <w:rsid w:val="00496C83"/>
    <w:rsid w:val="004972EB"/>
    <w:rsid w:val="00497E13"/>
    <w:rsid w:val="004A1F27"/>
    <w:rsid w:val="004A4454"/>
    <w:rsid w:val="004A5B5A"/>
    <w:rsid w:val="004A70DB"/>
    <w:rsid w:val="004B114B"/>
    <w:rsid w:val="004B2771"/>
    <w:rsid w:val="004B37EE"/>
    <w:rsid w:val="004B4F4B"/>
    <w:rsid w:val="004B60B0"/>
    <w:rsid w:val="004B6138"/>
    <w:rsid w:val="004B7711"/>
    <w:rsid w:val="004C0D1C"/>
    <w:rsid w:val="004C4AEC"/>
    <w:rsid w:val="004C7855"/>
    <w:rsid w:val="004D04B3"/>
    <w:rsid w:val="004D2EEE"/>
    <w:rsid w:val="004D4EBC"/>
    <w:rsid w:val="004D6614"/>
    <w:rsid w:val="004E0C4B"/>
    <w:rsid w:val="004F04A6"/>
    <w:rsid w:val="004F1931"/>
    <w:rsid w:val="004F2FD2"/>
    <w:rsid w:val="004F35E2"/>
    <w:rsid w:val="004F73D0"/>
    <w:rsid w:val="005069D3"/>
    <w:rsid w:val="00511827"/>
    <w:rsid w:val="0051287C"/>
    <w:rsid w:val="00514082"/>
    <w:rsid w:val="005140CF"/>
    <w:rsid w:val="00514C39"/>
    <w:rsid w:val="005151C2"/>
    <w:rsid w:val="00515572"/>
    <w:rsid w:val="0051729F"/>
    <w:rsid w:val="00520708"/>
    <w:rsid w:val="00527CE0"/>
    <w:rsid w:val="005301F0"/>
    <w:rsid w:val="005317D3"/>
    <w:rsid w:val="00532247"/>
    <w:rsid w:val="005324D0"/>
    <w:rsid w:val="00534AB1"/>
    <w:rsid w:val="0053644B"/>
    <w:rsid w:val="00537B30"/>
    <w:rsid w:val="00543835"/>
    <w:rsid w:val="00551A26"/>
    <w:rsid w:val="00552770"/>
    <w:rsid w:val="00554739"/>
    <w:rsid w:val="005558F0"/>
    <w:rsid w:val="005632F4"/>
    <w:rsid w:val="005659AF"/>
    <w:rsid w:val="00565E2D"/>
    <w:rsid w:val="00573A56"/>
    <w:rsid w:val="00575FC6"/>
    <w:rsid w:val="005772A9"/>
    <w:rsid w:val="005813F0"/>
    <w:rsid w:val="00581B7E"/>
    <w:rsid w:val="005832C6"/>
    <w:rsid w:val="005839B0"/>
    <w:rsid w:val="00584A92"/>
    <w:rsid w:val="00585EFF"/>
    <w:rsid w:val="005913C9"/>
    <w:rsid w:val="0059270D"/>
    <w:rsid w:val="005A117C"/>
    <w:rsid w:val="005A122E"/>
    <w:rsid w:val="005A17A8"/>
    <w:rsid w:val="005A2D88"/>
    <w:rsid w:val="005A5D54"/>
    <w:rsid w:val="005A5EFE"/>
    <w:rsid w:val="005B1676"/>
    <w:rsid w:val="005B2340"/>
    <w:rsid w:val="005B393A"/>
    <w:rsid w:val="005C33DE"/>
    <w:rsid w:val="005C3C22"/>
    <w:rsid w:val="005C736E"/>
    <w:rsid w:val="005D0B31"/>
    <w:rsid w:val="005D0D44"/>
    <w:rsid w:val="005D1E7E"/>
    <w:rsid w:val="005D2449"/>
    <w:rsid w:val="005D3502"/>
    <w:rsid w:val="005D373C"/>
    <w:rsid w:val="005D3BE2"/>
    <w:rsid w:val="005D4039"/>
    <w:rsid w:val="005D7CC5"/>
    <w:rsid w:val="005E1300"/>
    <w:rsid w:val="005E2D2E"/>
    <w:rsid w:val="005F411F"/>
    <w:rsid w:val="005F4AA2"/>
    <w:rsid w:val="005F567B"/>
    <w:rsid w:val="005F59F4"/>
    <w:rsid w:val="005F5DE3"/>
    <w:rsid w:val="005F667A"/>
    <w:rsid w:val="005F6A67"/>
    <w:rsid w:val="005F790E"/>
    <w:rsid w:val="006045E4"/>
    <w:rsid w:val="0062055A"/>
    <w:rsid w:val="0062113B"/>
    <w:rsid w:val="00625693"/>
    <w:rsid w:val="00626434"/>
    <w:rsid w:val="00627525"/>
    <w:rsid w:val="00630BFE"/>
    <w:rsid w:val="00633F47"/>
    <w:rsid w:val="0063569A"/>
    <w:rsid w:val="00635B3D"/>
    <w:rsid w:val="00637468"/>
    <w:rsid w:val="00640ACB"/>
    <w:rsid w:val="00642152"/>
    <w:rsid w:val="0064397B"/>
    <w:rsid w:val="00644A7F"/>
    <w:rsid w:val="00646359"/>
    <w:rsid w:val="00647DD1"/>
    <w:rsid w:val="00651334"/>
    <w:rsid w:val="0065633C"/>
    <w:rsid w:val="0066078B"/>
    <w:rsid w:val="006619E4"/>
    <w:rsid w:val="00665041"/>
    <w:rsid w:val="006654B1"/>
    <w:rsid w:val="0067114C"/>
    <w:rsid w:val="00672DBB"/>
    <w:rsid w:val="0067331F"/>
    <w:rsid w:val="00676A77"/>
    <w:rsid w:val="00677984"/>
    <w:rsid w:val="0068020B"/>
    <w:rsid w:val="00680222"/>
    <w:rsid w:val="0068087C"/>
    <w:rsid w:val="00681C7A"/>
    <w:rsid w:val="00682BBF"/>
    <w:rsid w:val="00686E74"/>
    <w:rsid w:val="0068735D"/>
    <w:rsid w:val="0068759B"/>
    <w:rsid w:val="006876BF"/>
    <w:rsid w:val="00690A54"/>
    <w:rsid w:val="00690E21"/>
    <w:rsid w:val="00691708"/>
    <w:rsid w:val="006945FE"/>
    <w:rsid w:val="00694C9D"/>
    <w:rsid w:val="00696674"/>
    <w:rsid w:val="00697365"/>
    <w:rsid w:val="006976E1"/>
    <w:rsid w:val="006A1816"/>
    <w:rsid w:val="006A5D9E"/>
    <w:rsid w:val="006A5EB3"/>
    <w:rsid w:val="006A6B47"/>
    <w:rsid w:val="006B0ED9"/>
    <w:rsid w:val="006B2D7F"/>
    <w:rsid w:val="006B7343"/>
    <w:rsid w:val="006B75A7"/>
    <w:rsid w:val="006C636A"/>
    <w:rsid w:val="006D1006"/>
    <w:rsid w:val="006D20F4"/>
    <w:rsid w:val="006D2473"/>
    <w:rsid w:val="006D2828"/>
    <w:rsid w:val="006D2E91"/>
    <w:rsid w:val="006D513C"/>
    <w:rsid w:val="006D64E9"/>
    <w:rsid w:val="006E3522"/>
    <w:rsid w:val="006E3887"/>
    <w:rsid w:val="006E4697"/>
    <w:rsid w:val="006E7262"/>
    <w:rsid w:val="006F6824"/>
    <w:rsid w:val="007014BB"/>
    <w:rsid w:val="00701814"/>
    <w:rsid w:val="0070386E"/>
    <w:rsid w:val="0070471A"/>
    <w:rsid w:val="0070758E"/>
    <w:rsid w:val="00707A99"/>
    <w:rsid w:val="00707B01"/>
    <w:rsid w:val="00707D0B"/>
    <w:rsid w:val="00711D49"/>
    <w:rsid w:val="00711DA8"/>
    <w:rsid w:val="00712AF3"/>
    <w:rsid w:val="00713287"/>
    <w:rsid w:val="00720375"/>
    <w:rsid w:val="0072537B"/>
    <w:rsid w:val="0072666A"/>
    <w:rsid w:val="00730DAF"/>
    <w:rsid w:val="0073240E"/>
    <w:rsid w:val="0073651A"/>
    <w:rsid w:val="00743674"/>
    <w:rsid w:val="00747E60"/>
    <w:rsid w:val="00753837"/>
    <w:rsid w:val="00760804"/>
    <w:rsid w:val="00762643"/>
    <w:rsid w:val="00763FDA"/>
    <w:rsid w:val="00764BB3"/>
    <w:rsid w:val="00766F6A"/>
    <w:rsid w:val="00767C09"/>
    <w:rsid w:val="00771ACA"/>
    <w:rsid w:val="00772314"/>
    <w:rsid w:val="00772B19"/>
    <w:rsid w:val="0077710B"/>
    <w:rsid w:val="00780B5C"/>
    <w:rsid w:val="0078322F"/>
    <w:rsid w:val="00785F4E"/>
    <w:rsid w:val="00786339"/>
    <w:rsid w:val="007879F0"/>
    <w:rsid w:val="00790550"/>
    <w:rsid w:val="00791D19"/>
    <w:rsid w:val="00792061"/>
    <w:rsid w:val="00794E59"/>
    <w:rsid w:val="007956B7"/>
    <w:rsid w:val="007A18F7"/>
    <w:rsid w:val="007A1BB4"/>
    <w:rsid w:val="007A5166"/>
    <w:rsid w:val="007A6DCA"/>
    <w:rsid w:val="007A793C"/>
    <w:rsid w:val="007B1048"/>
    <w:rsid w:val="007B3479"/>
    <w:rsid w:val="007B3D70"/>
    <w:rsid w:val="007B3ED9"/>
    <w:rsid w:val="007B4023"/>
    <w:rsid w:val="007C0816"/>
    <w:rsid w:val="007C40E0"/>
    <w:rsid w:val="007C5EE3"/>
    <w:rsid w:val="007C7590"/>
    <w:rsid w:val="007D095D"/>
    <w:rsid w:val="007D36E9"/>
    <w:rsid w:val="007D3EF6"/>
    <w:rsid w:val="007D5191"/>
    <w:rsid w:val="007D7E25"/>
    <w:rsid w:val="007E2924"/>
    <w:rsid w:val="007E2C07"/>
    <w:rsid w:val="007E333D"/>
    <w:rsid w:val="007E4F9D"/>
    <w:rsid w:val="007E77EB"/>
    <w:rsid w:val="007F0651"/>
    <w:rsid w:val="007F0E84"/>
    <w:rsid w:val="007F1D6C"/>
    <w:rsid w:val="007F1FF5"/>
    <w:rsid w:val="007F3F54"/>
    <w:rsid w:val="00804429"/>
    <w:rsid w:val="00804438"/>
    <w:rsid w:val="00804D4B"/>
    <w:rsid w:val="00804D6A"/>
    <w:rsid w:val="00804D87"/>
    <w:rsid w:val="00811EC4"/>
    <w:rsid w:val="00815291"/>
    <w:rsid w:val="0081794B"/>
    <w:rsid w:val="00817A1E"/>
    <w:rsid w:val="00826E6A"/>
    <w:rsid w:val="00833A63"/>
    <w:rsid w:val="00835043"/>
    <w:rsid w:val="00835E24"/>
    <w:rsid w:val="00836242"/>
    <w:rsid w:val="00836F08"/>
    <w:rsid w:val="00842A92"/>
    <w:rsid w:val="008436D9"/>
    <w:rsid w:val="008528D7"/>
    <w:rsid w:val="00865056"/>
    <w:rsid w:val="00865918"/>
    <w:rsid w:val="0086719D"/>
    <w:rsid w:val="00873884"/>
    <w:rsid w:val="008740A7"/>
    <w:rsid w:val="008762D1"/>
    <w:rsid w:val="00883210"/>
    <w:rsid w:val="00891438"/>
    <w:rsid w:val="00892686"/>
    <w:rsid w:val="00894026"/>
    <w:rsid w:val="00896471"/>
    <w:rsid w:val="008974AD"/>
    <w:rsid w:val="008976C0"/>
    <w:rsid w:val="008A1725"/>
    <w:rsid w:val="008A3775"/>
    <w:rsid w:val="008A4E12"/>
    <w:rsid w:val="008B151D"/>
    <w:rsid w:val="008B62A0"/>
    <w:rsid w:val="008B6560"/>
    <w:rsid w:val="008B6DB3"/>
    <w:rsid w:val="008B7180"/>
    <w:rsid w:val="008B777F"/>
    <w:rsid w:val="008C040D"/>
    <w:rsid w:val="008C0426"/>
    <w:rsid w:val="008C1C52"/>
    <w:rsid w:val="008C254F"/>
    <w:rsid w:val="008C30B8"/>
    <w:rsid w:val="008C3222"/>
    <w:rsid w:val="008C61D3"/>
    <w:rsid w:val="008C7A01"/>
    <w:rsid w:val="008D1715"/>
    <w:rsid w:val="008D1EF8"/>
    <w:rsid w:val="008D4C9C"/>
    <w:rsid w:val="008D5495"/>
    <w:rsid w:val="008D5586"/>
    <w:rsid w:val="008E02C2"/>
    <w:rsid w:val="008E17B4"/>
    <w:rsid w:val="008E6ECB"/>
    <w:rsid w:val="008F0C0C"/>
    <w:rsid w:val="008F0D07"/>
    <w:rsid w:val="0090036E"/>
    <w:rsid w:val="009010B8"/>
    <w:rsid w:val="00916C34"/>
    <w:rsid w:val="009244FD"/>
    <w:rsid w:val="00924E25"/>
    <w:rsid w:val="0092777C"/>
    <w:rsid w:val="009328C0"/>
    <w:rsid w:val="00933174"/>
    <w:rsid w:val="009355F9"/>
    <w:rsid w:val="00936802"/>
    <w:rsid w:val="00936CDC"/>
    <w:rsid w:val="00942AE4"/>
    <w:rsid w:val="00943719"/>
    <w:rsid w:val="0094706C"/>
    <w:rsid w:val="009500FC"/>
    <w:rsid w:val="00951177"/>
    <w:rsid w:val="009576C9"/>
    <w:rsid w:val="00961F2C"/>
    <w:rsid w:val="0096321C"/>
    <w:rsid w:val="00963293"/>
    <w:rsid w:val="0096669A"/>
    <w:rsid w:val="00966831"/>
    <w:rsid w:val="00967E38"/>
    <w:rsid w:val="00970EB3"/>
    <w:rsid w:val="00975860"/>
    <w:rsid w:val="00982721"/>
    <w:rsid w:val="0098490F"/>
    <w:rsid w:val="00987984"/>
    <w:rsid w:val="00987A69"/>
    <w:rsid w:val="00990694"/>
    <w:rsid w:val="00990816"/>
    <w:rsid w:val="00991897"/>
    <w:rsid w:val="0099219A"/>
    <w:rsid w:val="0099260F"/>
    <w:rsid w:val="00993AE7"/>
    <w:rsid w:val="00993B41"/>
    <w:rsid w:val="00994D46"/>
    <w:rsid w:val="00996C8E"/>
    <w:rsid w:val="009A2438"/>
    <w:rsid w:val="009A48F4"/>
    <w:rsid w:val="009A708D"/>
    <w:rsid w:val="009B02D2"/>
    <w:rsid w:val="009B5855"/>
    <w:rsid w:val="009C04D2"/>
    <w:rsid w:val="009C082D"/>
    <w:rsid w:val="009C1694"/>
    <w:rsid w:val="009C4254"/>
    <w:rsid w:val="009C748E"/>
    <w:rsid w:val="009C7E8E"/>
    <w:rsid w:val="009D2DBD"/>
    <w:rsid w:val="009D328D"/>
    <w:rsid w:val="009D581B"/>
    <w:rsid w:val="009D644F"/>
    <w:rsid w:val="009D7A48"/>
    <w:rsid w:val="009E1B7A"/>
    <w:rsid w:val="009E31E5"/>
    <w:rsid w:val="009E3CC9"/>
    <w:rsid w:val="009E4E04"/>
    <w:rsid w:val="009F39F5"/>
    <w:rsid w:val="009F42D4"/>
    <w:rsid w:val="009F48C7"/>
    <w:rsid w:val="009F62B9"/>
    <w:rsid w:val="00A00114"/>
    <w:rsid w:val="00A036A7"/>
    <w:rsid w:val="00A24043"/>
    <w:rsid w:val="00A27E65"/>
    <w:rsid w:val="00A302FE"/>
    <w:rsid w:val="00A32001"/>
    <w:rsid w:val="00A3300C"/>
    <w:rsid w:val="00A344C2"/>
    <w:rsid w:val="00A35F8D"/>
    <w:rsid w:val="00A41D80"/>
    <w:rsid w:val="00A42548"/>
    <w:rsid w:val="00A43539"/>
    <w:rsid w:val="00A4403B"/>
    <w:rsid w:val="00A44503"/>
    <w:rsid w:val="00A476B4"/>
    <w:rsid w:val="00A4777B"/>
    <w:rsid w:val="00A50624"/>
    <w:rsid w:val="00A5146C"/>
    <w:rsid w:val="00A54509"/>
    <w:rsid w:val="00A559BA"/>
    <w:rsid w:val="00A6033C"/>
    <w:rsid w:val="00A63EAC"/>
    <w:rsid w:val="00A67E08"/>
    <w:rsid w:val="00A706D0"/>
    <w:rsid w:val="00A709A7"/>
    <w:rsid w:val="00A71B0F"/>
    <w:rsid w:val="00A72379"/>
    <w:rsid w:val="00A736A2"/>
    <w:rsid w:val="00A74482"/>
    <w:rsid w:val="00A74FFF"/>
    <w:rsid w:val="00A7538B"/>
    <w:rsid w:val="00A769A4"/>
    <w:rsid w:val="00A83FE3"/>
    <w:rsid w:val="00A84076"/>
    <w:rsid w:val="00A84B6F"/>
    <w:rsid w:val="00A84D2E"/>
    <w:rsid w:val="00A957AB"/>
    <w:rsid w:val="00A96D89"/>
    <w:rsid w:val="00AA0833"/>
    <w:rsid w:val="00AA18A5"/>
    <w:rsid w:val="00AA307C"/>
    <w:rsid w:val="00AA72C6"/>
    <w:rsid w:val="00AB257D"/>
    <w:rsid w:val="00AB2587"/>
    <w:rsid w:val="00AB31E8"/>
    <w:rsid w:val="00AB3E2A"/>
    <w:rsid w:val="00AC0F6C"/>
    <w:rsid w:val="00AC1C03"/>
    <w:rsid w:val="00AC3375"/>
    <w:rsid w:val="00AD06EB"/>
    <w:rsid w:val="00AD0CBA"/>
    <w:rsid w:val="00AD1C6C"/>
    <w:rsid w:val="00AD28B0"/>
    <w:rsid w:val="00AD4C8C"/>
    <w:rsid w:val="00AD6C67"/>
    <w:rsid w:val="00AE1633"/>
    <w:rsid w:val="00AE1739"/>
    <w:rsid w:val="00AE3434"/>
    <w:rsid w:val="00AE5475"/>
    <w:rsid w:val="00AE6921"/>
    <w:rsid w:val="00AF192E"/>
    <w:rsid w:val="00AF24F7"/>
    <w:rsid w:val="00AF2CC4"/>
    <w:rsid w:val="00AF37CE"/>
    <w:rsid w:val="00AF39AD"/>
    <w:rsid w:val="00AF3AB0"/>
    <w:rsid w:val="00B01CDB"/>
    <w:rsid w:val="00B04CD6"/>
    <w:rsid w:val="00B056BA"/>
    <w:rsid w:val="00B05F67"/>
    <w:rsid w:val="00B0687A"/>
    <w:rsid w:val="00B07006"/>
    <w:rsid w:val="00B108E7"/>
    <w:rsid w:val="00B138A4"/>
    <w:rsid w:val="00B13DEC"/>
    <w:rsid w:val="00B20DB8"/>
    <w:rsid w:val="00B22B47"/>
    <w:rsid w:val="00B22C6E"/>
    <w:rsid w:val="00B2459D"/>
    <w:rsid w:val="00B30840"/>
    <w:rsid w:val="00B441A2"/>
    <w:rsid w:val="00B50A6C"/>
    <w:rsid w:val="00B5140C"/>
    <w:rsid w:val="00B57689"/>
    <w:rsid w:val="00B61B50"/>
    <w:rsid w:val="00B646A3"/>
    <w:rsid w:val="00B67F77"/>
    <w:rsid w:val="00B72FDC"/>
    <w:rsid w:val="00B82DF8"/>
    <w:rsid w:val="00B835DA"/>
    <w:rsid w:val="00B864B4"/>
    <w:rsid w:val="00B866AD"/>
    <w:rsid w:val="00B8706C"/>
    <w:rsid w:val="00B9070B"/>
    <w:rsid w:val="00B90B05"/>
    <w:rsid w:val="00B90F2A"/>
    <w:rsid w:val="00B94641"/>
    <w:rsid w:val="00BA03E4"/>
    <w:rsid w:val="00BA5B87"/>
    <w:rsid w:val="00BA7F07"/>
    <w:rsid w:val="00BB3557"/>
    <w:rsid w:val="00BB7F85"/>
    <w:rsid w:val="00BC517B"/>
    <w:rsid w:val="00BD0D17"/>
    <w:rsid w:val="00BD1792"/>
    <w:rsid w:val="00BD3987"/>
    <w:rsid w:val="00BD4EA3"/>
    <w:rsid w:val="00BD5855"/>
    <w:rsid w:val="00BD61EB"/>
    <w:rsid w:val="00BE03F9"/>
    <w:rsid w:val="00BE20D5"/>
    <w:rsid w:val="00BE3896"/>
    <w:rsid w:val="00BE7B85"/>
    <w:rsid w:val="00BF2A07"/>
    <w:rsid w:val="00BF3622"/>
    <w:rsid w:val="00BF39CB"/>
    <w:rsid w:val="00C0662C"/>
    <w:rsid w:val="00C067D4"/>
    <w:rsid w:val="00C158A7"/>
    <w:rsid w:val="00C162E2"/>
    <w:rsid w:val="00C175F3"/>
    <w:rsid w:val="00C21A2C"/>
    <w:rsid w:val="00C21E32"/>
    <w:rsid w:val="00C2382C"/>
    <w:rsid w:val="00C23C01"/>
    <w:rsid w:val="00C24603"/>
    <w:rsid w:val="00C27E63"/>
    <w:rsid w:val="00C305FF"/>
    <w:rsid w:val="00C40C65"/>
    <w:rsid w:val="00C4334E"/>
    <w:rsid w:val="00C4376F"/>
    <w:rsid w:val="00C4435B"/>
    <w:rsid w:val="00C551D7"/>
    <w:rsid w:val="00C55C54"/>
    <w:rsid w:val="00C56988"/>
    <w:rsid w:val="00C62477"/>
    <w:rsid w:val="00C62A49"/>
    <w:rsid w:val="00C62F66"/>
    <w:rsid w:val="00C63846"/>
    <w:rsid w:val="00C71A7F"/>
    <w:rsid w:val="00C7325F"/>
    <w:rsid w:val="00C732C9"/>
    <w:rsid w:val="00C75DA4"/>
    <w:rsid w:val="00C77009"/>
    <w:rsid w:val="00C84F81"/>
    <w:rsid w:val="00C864F6"/>
    <w:rsid w:val="00C87616"/>
    <w:rsid w:val="00C96D18"/>
    <w:rsid w:val="00CA16B1"/>
    <w:rsid w:val="00CA353F"/>
    <w:rsid w:val="00CA4222"/>
    <w:rsid w:val="00CA4B85"/>
    <w:rsid w:val="00CA50B7"/>
    <w:rsid w:val="00CA77CC"/>
    <w:rsid w:val="00CB0593"/>
    <w:rsid w:val="00CB1FA1"/>
    <w:rsid w:val="00CB4F03"/>
    <w:rsid w:val="00CB5822"/>
    <w:rsid w:val="00CC1D26"/>
    <w:rsid w:val="00CC4973"/>
    <w:rsid w:val="00CC505E"/>
    <w:rsid w:val="00CC559B"/>
    <w:rsid w:val="00CC600A"/>
    <w:rsid w:val="00CD0591"/>
    <w:rsid w:val="00CD05E7"/>
    <w:rsid w:val="00CE049C"/>
    <w:rsid w:val="00CE0AFB"/>
    <w:rsid w:val="00CE1EF2"/>
    <w:rsid w:val="00CE4A18"/>
    <w:rsid w:val="00CE5283"/>
    <w:rsid w:val="00CE6F0F"/>
    <w:rsid w:val="00CE7756"/>
    <w:rsid w:val="00CF38E8"/>
    <w:rsid w:val="00CF473D"/>
    <w:rsid w:val="00CF7D7A"/>
    <w:rsid w:val="00D023D4"/>
    <w:rsid w:val="00D02686"/>
    <w:rsid w:val="00D06048"/>
    <w:rsid w:val="00D07114"/>
    <w:rsid w:val="00D075F1"/>
    <w:rsid w:val="00D10C79"/>
    <w:rsid w:val="00D10DA9"/>
    <w:rsid w:val="00D134C0"/>
    <w:rsid w:val="00D21F9D"/>
    <w:rsid w:val="00D2525E"/>
    <w:rsid w:val="00D324FF"/>
    <w:rsid w:val="00D3392D"/>
    <w:rsid w:val="00D348A1"/>
    <w:rsid w:val="00D35538"/>
    <w:rsid w:val="00D36A23"/>
    <w:rsid w:val="00D40B93"/>
    <w:rsid w:val="00D42521"/>
    <w:rsid w:val="00D43E0D"/>
    <w:rsid w:val="00D45760"/>
    <w:rsid w:val="00D47D48"/>
    <w:rsid w:val="00D51D40"/>
    <w:rsid w:val="00D5309D"/>
    <w:rsid w:val="00D54F5E"/>
    <w:rsid w:val="00D56487"/>
    <w:rsid w:val="00D571D6"/>
    <w:rsid w:val="00D572FC"/>
    <w:rsid w:val="00D62EF7"/>
    <w:rsid w:val="00D63173"/>
    <w:rsid w:val="00D631D7"/>
    <w:rsid w:val="00D640C6"/>
    <w:rsid w:val="00D65CC7"/>
    <w:rsid w:val="00D71488"/>
    <w:rsid w:val="00D721C9"/>
    <w:rsid w:val="00D748FD"/>
    <w:rsid w:val="00D76E73"/>
    <w:rsid w:val="00D80C53"/>
    <w:rsid w:val="00D8148B"/>
    <w:rsid w:val="00D8313F"/>
    <w:rsid w:val="00D85FEF"/>
    <w:rsid w:val="00D87E9E"/>
    <w:rsid w:val="00D917F5"/>
    <w:rsid w:val="00D9297E"/>
    <w:rsid w:val="00D92CE3"/>
    <w:rsid w:val="00D950FF"/>
    <w:rsid w:val="00D96451"/>
    <w:rsid w:val="00D96807"/>
    <w:rsid w:val="00DA25BF"/>
    <w:rsid w:val="00DA537C"/>
    <w:rsid w:val="00DA57B3"/>
    <w:rsid w:val="00DA64A1"/>
    <w:rsid w:val="00DB3CF3"/>
    <w:rsid w:val="00DB4050"/>
    <w:rsid w:val="00DB4953"/>
    <w:rsid w:val="00DB4A7C"/>
    <w:rsid w:val="00DB7431"/>
    <w:rsid w:val="00DC424F"/>
    <w:rsid w:val="00DC543B"/>
    <w:rsid w:val="00DD47C6"/>
    <w:rsid w:val="00DD4B73"/>
    <w:rsid w:val="00DD605D"/>
    <w:rsid w:val="00DE3325"/>
    <w:rsid w:val="00DE51B7"/>
    <w:rsid w:val="00DF0074"/>
    <w:rsid w:val="00DF48EE"/>
    <w:rsid w:val="00E036BE"/>
    <w:rsid w:val="00E063E8"/>
    <w:rsid w:val="00E0717F"/>
    <w:rsid w:val="00E07668"/>
    <w:rsid w:val="00E1078F"/>
    <w:rsid w:val="00E1162D"/>
    <w:rsid w:val="00E1228F"/>
    <w:rsid w:val="00E12AC5"/>
    <w:rsid w:val="00E17352"/>
    <w:rsid w:val="00E23181"/>
    <w:rsid w:val="00E2637E"/>
    <w:rsid w:val="00E26478"/>
    <w:rsid w:val="00E27D0B"/>
    <w:rsid w:val="00E30AB4"/>
    <w:rsid w:val="00E335BD"/>
    <w:rsid w:val="00E3365B"/>
    <w:rsid w:val="00E34B56"/>
    <w:rsid w:val="00E44AEC"/>
    <w:rsid w:val="00E52B19"/>
    <w:rsid w:val="00E544B4"/>
    <w:rsid w:val="00E56916"/>
    <w:rsid w:val="00E56DC7"/>
    <w:rsid w:val="00E60B8A"/>
    <w:rsid w:val="00E6350D"/>
    <w:rsid w:val="00E649C5"/>
    <w:rsid w:val="00E679DD"/>
    <w:rsid w:val="00E70F64"/>
    <w:rsid w:val="00E732DC"/>
    <w:rsid w:val="00E739FF"/>
    <w:rsid w:val="00E7495C"/>
    <w:rsid w:val="00E81864"/>
    <w:rsid w:val="00E82C26"/>
    <w:rsid w:val="00E83385"/>
    <w:rsid w:val="00E87081"/>
    <w:rsid w:val="00E90510"/>
    <w:rsid w:val="00E91CB1"/>
    <w:rsid w:val="00E92655"/>
    <w:rsid w:val="00E9673A"/>
    <w:rsid w:val="00EA4095"/>
    <w:rsid w:val="00EA5AFF"/>
    <w:rsid w:val="00EB0FCC"/>
    <w:rsid w:val="00EB197E"/>
    <w:rsid w:val="00EB5732"/>
    <w:rsid w:val="00EC5FB1"/>
    <w:rsid w:val="00EC7601"/>
    <w:rsid w:val="00EC7E33"/>
    <w:rsid w:val="00ED0F7D"/>
    <w:rsid w:val="00ED2844"/>
    <w:rsid w:val="00ED2B03"/>
    <w:rsid w:val="00ED584F"/>
    <w:rsid w:val="00EE3E12"/>
    <w:rsid w:val="00EF181E"/>
    <w:rsid w:val="00EF1AAE"/>
    <w:rsid w:val="00EF4698"/>
    <w:rsid w:val="00EF7C01"/>
    <w:rsid w:val="00F02105"/>
    <w:rsid w:val="00F03D5C"/>
    <w:rsid w:val="00F04242"/>
    <w:rsid w:val="00F05228"/>
    <w:rsid w:val="00F05670"/>
    <w:rsid w:val="00F05D9D"/>
    <w:rsid w:val="00F10578"/>
    <w:rsid w:val="00F11ACB"/>
    <w:rsid w:val="00F15DF6"/>
    <w:rsid w:val="00F15E0F"/>
    <w:rsid w:val="00F16C33"/>
    <w:rsid w:val="00F2019E"/>
    <w:rsid w:val="00F2475A"/>
    <w:rsid w:val="00F262C8"/>
    <w:rsid w:val="00F27B0B"/>
    <w:rsid w:val="00F30DE4"/>
    <w:rsid w:val="00F32378"/>
    <w:rsid w:val="00F32730"/>
    <w:rsid w:val="00F338F5"/>
    <w:rsid w:val="00F3675D"/>
    <w:rsid w:val="00F36B7A"/>
    <w:rsid w:val="00F42957"/>
    <w:rsid w:val="00F434E4"/>
    <w:rsid w:val="00F44D3A"/>
    <w:rsid w:val="00F461B4"/>
    <w:rsid w:val="00F46394"/>
    <w:rsid w:val="00F464AB"/>
    <w:rsid w:val="00F46F6F"/>
    <w:rsid w:val="00F47A70"/>
    <w:rsid w:val="00F53425"/>
    <w:rsid w:val="00F53506"/>
    <w:rsid w:val="00F6383C"/>
    <w:rsid w:val="00F70DD4"/>
    <w:rsid w:val="00F7140C"/>
    <w:rsid w:val="00F7192F"/>
    <w:rsid w:val="00F7207E"/>
    <w:rsid w:val="00F821AE"/>
    <w:rsid w:val="00F87538"/>
    <w:rsid w:val="00F90C78"/>
    <w:rsid w:val="00F90E8E"/>
    <w:rsid w:val="00F94998"/>
    <w:rsid w:val="00FA0C34"/>
    <w:rsid w:val="00FA0D2B"/>
    <w:rsid w:val="00FA218A"/>
    <w:rsid w:val="00FA4300"/>
    <w:rsid w:val="00FA57DC"/>
    <w:rsid w:val="00FA69A1"/>
    <w:rsid w:val="00FB4B10"/>
    <w:rsid w:val="00FC20FC"/>
    <w:rsid w:val="00FC2884"/>
    <w:rsid w:val="00FC7696"/>
    <w:rsid w:val="00FD1CC4"/>
    <w:rsid w:val="00FD340A"/>
    <w:rsid w:val="00FD39C4"/>
    <w:rsid w:val="00FD52FA"/>
    <w:rsid w:val="00FD753F"/>
    <w:rsid w:val="00FE06F3"/>
    <w:rsid w:val="00FE569B"/>
    <w:rsid w:val="00FF2B1B"/>
    <w:rsid w:val="00FF5841"/>
    <w:rsid w:val="02748B51"/>
    <w:rsid w:val="05770FD4"/>
    <w:rsid w:val="070A98FC"/>
    <w:rsid w:val="07CF5C7C"/>
    <w:rsid w:val="0888F890"/>
    <w:rsid w:val="09AEA385"/>
    <w:rsid w:val="0BD89AF9"/>
    <w:rsid w:val="0C837D3F"/>
    <w:rsid w:val="0D0E83F3"/>
    <w:rsid w:val="0DEB4B89"/>
    <w:rsid w:val="0E1CDEAD"/>
    <w:rsid w:val="128A87DD"/>
    <w:rsid w:val="13F8048E"/>
    <w:rsid w:val="1426583E"/>
    <w:rsid w:val="14C0181D"/>
    <w:rsid w:val="14C2CEE2"/>
    <w:rsid w:val="1593D4EF"/>
    <w:rsid w:val="16113728"/>
    <w:rsid w:val="172FA550"/>
    <w:rsid w:val="17EC8718"/>
    <w:rsid w:val="18A7F851"/>
    <w:rsid w:val="1A408BF8"/>
    <w:rsid w:val="1AE7B2D3"/>
    <w:rsid w:val="1B49202F"/>
    <w:rsid w:val="1C793AE4"/>
    <w:rsid w:val="1CE45974"/>
    <w:rsid w:val="1E3ABA16"/>
    <w:rsid w:val="1FA9284E"/>
    <w:rsid w:val="1FB9DD5F"/>
    <w:rsid w:val="216BEDD4"/>
    <w:rsid w:val="23668C44"/>
    <w:rsid w:val="236FE0F2"/>
    <w:rsid w:val="24CBB4AD"/>
    <w:rsid w:val="24ED939B"/>
    <w:rsid w:val="2548E72B"/>
    <w:rsid w:val="2918F750"/>
    <w:rsid w:val="295CE3BF"/>
    <w:rsid w:val="29A8B790"/>
    <w:rsid w:val="29EA87C1"/>
    <w:rsid w:val="2A843DA2"/>
    <w:rsid w:val="2B43ACC2"/>
    <w:rsid w:val="2C539E64"/>
    <w:rsid w:val="2C8DF135"/>
    <w:rsid w:val="2CDBABAB"/>
    <w:rsid w:val="2D9C965F"/>
    <w:rsid w:val="2DA3CFC7"/>
    <w:rsid w:val="2EE6494F"/>
    <w:rsid w:val="2F17FEFF"/>
    <w:rsid w:val="30A6F2AA"/>
    <w:rsid w:val="312C522D"/>
    <w:rsid w:val="3221C28A"/>
    <w:rsid w:val="324A4368"/>
    <w:rsid w:val="33704A87"/>
    <w:rsid w:val="3429C5E0"/>
    <w:rsid w:val="34445958"/>
    <w:rsid w:val="34E65F4B"/>
    <w:rsid w:val="34EF8E93"/>
    <w:rsid w:val="35A14F50"/>
    <w:rsid w:val="35DE51FB"/>
    <w:rsid w:val="364CF3CA"/>
    <w:rsid w:val="36A25C42"/>
    <w:rsid w:val="378756CF"/>
    <w:rsid w:val="39D9FAE9"/>
    <w:rsid w:val="3A3BE4EF"/>
    <w:rsid w:val="3A40C8F4"/>
    <w:rsid w:val="3AB4C970"/>
    <w:rsid w:val="3C04E547"/>
    <w:rsid w:val="3CCE82CB"/>
    <w:rsid w:val="3F7949CF"/>
    <w:rsid w:val="3FEAD021"/>
    <w:rsid w:val="41D9488E"/>
    <w:rsid w:val="41F94795"/>
    <w:rsid w:val="446F8C8C"/>
    <w:rsid w:val="44AA78D2"/>
    <w:rsid w:val="44EDEBC1"/>
    <w:rsid w:val="4503CFAB"/>
    <w:rsid w:val="4644DABF"/>
    <w:rsid w:val="4709CF30"/>
    <w:rsid w:val="470A7AB8"/>
    <w:rsid w:val="488F83D7"/>
    <w:rsid w:val="48A5DCFA"/>
    <w:rsid w:val="48ACA40D"/>
    <w:rsid w:val="49370A5F"/>
    <w:rsid w:val="49D740CE"/>
    <w:rsid w:val="4AD2DAC0"/>
    <w:rsid w:val="4E0A7B82"/>
    <w:rsid w:val="4EE756B3"/>
    <w:rsid w:val="4F62B659"/>
    <w:rsid w:val="4F6FFF76"/>
    <w:rsid w:val="5075F2A1"/>
    <w:rsid w:val="50E8987E"/>
    <w:rsid w:val="52294E93"/>
    <w:rsid w:val="566DDAA5"/>
    <w:rsid w:val="5A2A8B64"/>
    <w:rsid w:val="5D6964D1"/>
    <w:rsid w:val="5E1B000F"/>
    <w:rsid w:val="5E3F46BD"/>
    <w:rsid w:val="613740B2"/>
    <w:rsid w:val="666155F0"/>
    <w:rsid w:val="6843CB62"/>
    <w:rsid w:val="689F15D6"/>
    <w:rsid w:val="6A3AE637"/>
    <w:rsid w:val="6B3CB39E"/>
    <w:rsid w:val="6DE94824"/>
    <w:rsid w:val="6E6932F9"/>
    <w:rsid w:val="70200534"/>
    <w:rsid w:val="70933CBE"/>
    <w:rsid w:val="731DD72C"/>
    <w:rsid w:val="74B9A78D"/>
    <w:rsid w:val="74F37657"/>
    <w:rsid w:val="75D0D374"/>
    <w:rsid w:val="7872C812"/>
    <w:rsid w:val="79087436"/>
    <w:rsid w:val="796063E7"/>
    <w:rsid w:val="7AC25DC5"/>
    <w:rsid w:val="7C90844C"/>
    <w:rsid w:val="7FC4A16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7DC35964"/>
  <w14:defaultImageDpi w14:val="330"/>
  <w15:docId w15:val="{84D11D75-00AB-4A71-8763-17D2810A3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GB"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840"/>
    <w:pPr>
      <w:spacing w:after="120"/>
    </w:pPr>
    <w:rPr>
      <w:rFonts w:ascii="Verdana" w:hAnsi="Verdana"/>
      <w:sz w:val="18"/>
      <w:szCs w:val="24"/>
      <w:lang w:val="en-US" w:eastAsia="en-US"/>
    </w:rPr>
  </w:style>
  <w:style w:type="paragraph" w:styleId="Heading1">
    <w:name w:val="heading 1"/>
    <w:basedOn w:val="Normal"/>
    <w:next w:val="Normal"/>
    <w:link w:val="Heading1Char"/>
    <w:qFormat/>
    <w:rsid w:val="007F1FF5"/>
    <w:pPr>
      <w:keepNext/>
      <w:numPr>
        <w:numId w:val="3"/>
      </w:numPr>
      <w:spacing w:before="240" w:after="60"/>
      <w:outlineLvl w:val="0"/>
    </w:pPr>
    <w:rPr>
      <w:rFonts w:ascii="Calibri" w:eastAsia="MS Gothic" w:hAnsi="Calibri"/>
      <w:b/>
      <w:bCs/>
      <w:color w:val="365F91"/>
      <w:sz w:val="28"/>
      <w:szCs w:val="28"/>
    </w:rPr>
  </w:style>
  <w:style w:type="paragraph" w:styleId="Heading2">
    <w:name w:val="heading 2"/>
    <w:basedOn w:val="Normal"/>
    <w:next w:val="Normal"/>
    <w:link w:val="Heading2Char"/>
    <w:unhideWhenUsed/>
    <w:qFormat/>
    <w:rsid w:val="009C04D2"/>
    <w:pPr>
      <w:keepNext/>
      <w:keepLines/>
      <w:numPr>
        <w:ilvl w:val="1"/>
        <w:numId w:val="3"/>
      </w:numPr>
      <w:spacing w:before="200" w:after="60"/>
      <w:outlineLvl w:val="1"/>
    </w:pPr>
    <w:rPr>
      <w:rFonts w:ascii="Calibri" w:eastAsia="MS Gothic" w:hAnsi="Calibri"/>
      <w:b/>
      <w:bCs/>
      <w:color w:val="4F81BD"/>
      <w:sz w:val="28"/>
    </w:rPr>
  </w:style>
  <w:style w:type="paragraph" w:styleId="Heading3">
    <w:name w:val="heading 3"/>
    <w:basedOn w:val="Normal"/>
    <w:next w:val="Normal"/>
    <w:link w:val="Heading3Char"/>
    <w:unhideWhenUsed/>
    <w:qFormat/>
    <w:rsid w:val="002D2424"/>
    <w:pPr>
      <w:keepNext/>
      <w:keepLines/>
      <w:numPr>
        <w:ilvl w:val="2"/>
        <w:numId w:val="3"/>
      </w:numPr>
      <w:spacing w:before="200" w:after="0"/>
      <w:outlineLvl w:val="2"/>
    </w:pPr>
    <w:rPr>
      <w:rFonts w:ascii="Calibri" w:hAnsi="Calibri" w:cs="Univers-CondensedBold"/>
      <w:b/>
      <w:bCs/>
      <w:color w:val="BC851C"/>
      <w:sz w:val="24"/>
      <w:szCs w:val="26"/>
    </w:rPr>
  </w:style>
  <w:style w:type="paragraph" w:styleId="Heading4">
    <w:name w:val="heading 4"/>
    <w:basedOn w:val="Heading3"/>
    <w:next w:val="Normal"/>
    <w:link w:val="Heading4Char"/>
    <w:unhideWhenUsed/>
    <w:qFormat/>
    <w:rsid w:val="00266D15"/>
    <w:pPr>
      <w:outlineLvl w:val="3"/>
    </w:pPr>
    <w:rPr>
      <w:sz w:val="22"/>
    </w:rPr>
  </w:style>
  <w:style w:type="paragraph" w:styleId="Heading5">
    <w:name w:val="heading 5"/>
    <w:basedOn w:val="Normal"/>
    <w:next w:val="Normal"/>
    <w:link w:val="Heading5Char"/>
    <w:rsid w:val="007A6DCA"/>
    <w:pPr>
      <w:keepNext/>
      <w:keepLines/>
      <w:numPr>
        <w:ilvl w:val="4"/>
        <w:numId w:val="5"/>
      </w:numPr>
      <w:spacing w:after="0"/>
      <w:jc w:val="center"/>
      <w:outlineLvl w:val="4"/>
    </w:pPr>
    <w:rPr>
      <w:rFonts w:eastAsia="Times New Roman"/>
      <w:b/>
      <w:bCs/>
      <w:sz w:val="20"/>
      <w:lang w:val="en-GB"/>
    </w:rPr>
  </w:style>
  <w:style w:type="paragraph" w:styleId="Heading6">
    <w:name w:val="heading 6"/>
    <w:basedOn w:val="Normal"/>
    <w:next w:val="Normal"/>
    <w:link w:val="Heading6Char"/>
    <w:rsid w:val="007A6DCA"/>
    <w:pPr>
      <w:keepNext/>
      <w:keepLines/>
      <w:numPr>
        <w:ilvl w:val="5"/>
        <w:numId w:val="5"/>
      </w:numPr>
      <w:spacing w:after="0"/>
      <w:jc w:val="center"/>
      <w:outlineLvl w:val="5"/>
    </w:pPr>
    <w:rPr>
      <w:rFonts w:eastAsia="Times New Roman"/>
      <w:b/>
      <w:bCs/>
      <w:sz w:val="24"/>
      <w:lang w:val="en-GB"/>
    </w:rPr>
  </w:style>
  <w:style w:type="paragraph" w:styleId="Heading7">
    <w:name w:val="heading 7"/>
    <w:basedOn w:val="Normal"/>
    <w:next w:val="Normal"/>
    <w:link w:val="Heading7Char"/>
    <w:rsid w:val="007A6DCA"/>
    <w:pPr>
      <w:keepNext/>
      <w:keepLines/>
      <w:numPr>
        <w:ilvl w:val="6"/>
        <w:numId w:val="5"/>
      </w:numPr>
      <w:spacing w:after="0"/>
      <w:jc w:val="center"/>
      <w:outlineLvl w:val="6"/>
    </w:pPr>
    <w:rPr>
      <w:rFonts w:eastAsia="Times New Roman" w:cs="Arial"/>
      <w:b/>
      <w:bCs/>
      <w:sz w:val="22"/>
      <w:lang w:val="en-GB"/>
    </w:rPr>
  </w:style>
  <w:style w:type="paragraph" w:styleId="Heading8">
    <w:name w:val="heading 8"/>
    <w:basedOn w:val="Normal"/>
    <w:next w:val="Normal"/>
    <w:link w:val="Heading8Char"/>
    <w:rsid w:val="007A6DCA"/>
    <w:pPr>
      <w:keepNext/>
      <w:keepLines/>
      <w:numPr>
        <w:ilvl w:val="7"/>
        <w:numId w:val="5"/>
      </w:numPr>
      <w:spacing w:before="240" w:after="60"/>
      <w:jc w:val="both"/>
      <w:outlineLvl w:val="7"/>
    </w:pPr>
    <w:rPr>
      <w:rFonts w:ascii="Times New Roman" w:eastAsia="Times New Roman" w:hAnsi="Times New Roman"/>
      <w:i/>
      <w:iCs/>
      <w:sz w:val="24"/>
      <w:lang w:val="en-GB"/>
    </w:rPr>
  </w:style>
  <w:style w:type="paragraph" w:styleId="Heading9">
    <w:name w:val="heading 9"/>
    <w:basedOn w:val="Normal"/>
    <w:next w:val="Normal"/>
    <w:link w:val="Heading9Char"/>
    <w:rsid w:val="007A6DCA"/>
    <w:pPr>
      <w:keepNext/>
      <w:keepLines/>
      <w:numPr>
        <w:ilvl w:val="8"/>
        <w:numId w:val="5"/>
      </w:numPr>
      <w:spacing w:before="240" w:after="60"/>
      <w:jc w:val="both"/>
      <w:outlineLvl w:val="8"/>
    </w:pPr>
    <w:rPr>
      <w:rFonts w:eastAsia="Times New Roman" w:cs="Arial"/>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D77ED8"/>
    <w:rPr>
      <w:rFonts w:ascii="Lucida Grande" w:hAnsi="Lucida Grande"/>
      <w:szCs w:val="18"/>
    </w:rPr>
  </w:style>
  <w:style w:type="paragraph" w:styleId="Header">
    <w:name w:val="header"/>
    <w:basedOn w:val="Normal"/>
    <w:link w:val="HeaderChar"/>
    <w:uiPriority w:val="99"/>
    <w:unhideWhenUsed/>
    <w:rsid w:val="0073651A"/>
    <w:pPr>
      <w:tabs>
        <w:tab w:val="center" w:pos="4320"/>
        <w:tab w:val="right" w:pos="8640"/>
      </w:tabs>
    </w:pPr>
  </w:style>
  <w:style w:type="character" w:customStyle="1" w:styleId="HeaderChar">
    <w:name w:val="Header Char"/>
    <w:link w:val="Header"/>
    <w:uiPriority w:val="99"/>
    <w:rsid w:val="0073651A"/>
    <w:rPr>
      <w:rFonts w:ascii="Arial" w:hAnsi="Arial"/>
      <w:szCs w:val="24"/>
      <w:lang w:eastAsia="en-US"/>
    </w:rPr>
  </w:style>
  <w:style w:type="paragraph" w:styleId="Footer">
    <w:name w:val="footer"/>
    <w:aliases w:val="TMK Footer"/>
    <w:basedOn w:val="Normal"/>
    <w:link w:val="FooterChar"/>
    <w:uiPriority w:val="99"/>
    <w:unhideWhenUsed/>
    <w:rsid w:val="00DC424F"/>
    <w:pPr>
      <w:tabs>
        <w:tab w:val="center" w:pos="4320"/>
        <w:tab w:val="right" w:pos="8640"/>
      </w:tabs>
    </w:pPr>
    <w:rPr>
      <w:sz w:val="20"/>
    </w:rPr>
  </w:style>
  <w:style w:type="character" w:customStyle="1" w:styleId="FooterChar">
    <w:name w:val="Footer Char"/>
    <w:aliases w:val="TMK Footer Char"/>
    <w:link w:val="Footer"/>
    <w:uiPriority w:val="99"/>
    <w:rsid w:val="00DC424F"/>
    <w:rPr>
      <w:rFonts w:ascii="Verdana" w:hAnsi="Verdana"/>
      <w:szCs w:val="24"/>
      <w:lang w:eastAsia="en-US"/>
    </w:rPr>
  </w:style>
  <w:style w:type="paragraph" w:customStyle="1" w:styleId="Default">
    <w:name w:val="Default"/>
    <w:rsid w:val="00A559BA"/>
    <w:pPr>
      <w:widowControl w:val="0"/>
      <w:autoSpaceDE w:val="0"/>
      <w:autoSpaceDN w:val="0"/>
      <w:adjustRightInd w:val="0"/>
    </w:pPr>
    <w:rPr>
      <w:rFonts w:ascii="Univers 45 Light" w:hAnsi="Univers 45 Light" w:cs="Univers 45 Light"/>
      <w:color w:val="000000"/>
      <w:sz w:val="24"/>
      <w:szCs w:val="24"/>
      <w:lang w:val="en-US"/>
    </w:rPr>
  </w:style>
  <w:style w:type="paragraph" w:customStyle="1" w:styleId="Pa9">
    <w:name w:val="Pa9"/>
    <w:basedOn w:val="Default"/>
    <w:next w:val="Default"/>
    <w:uiPriority w:val="99"/>
    <w:rsid w:val="00A559BA"/>
    <w:pPr>
      <w:spacing w:line="241" w:lineRule="atLeast"/>
    </w:pPr>
    <w:rPr>
      <w:rFonts w:cs="Times New Roman"/>
      <w:color w:val="auto"/>
    </w:rPr>
  </w:style>
  <w:style w:type="character" w:customStyle="1" w:styleId="A7">
    <w:name w:val="A7"/>
    <w:uiPriority w:val="99"/>
    <w:rsid w:val="00A559BA"/>
    <w:rPr>
      <w:rFonts w:cs="Univers 45 Light"/>
      <w:color w:val="221E1F"/>
      <w:sz w:val="11"/>
      <w:szCs w:val="11"/>
    </w:rPr>
  </w:style>
  <w:style w:type="paragraph" w:customStyle="1" w:styleId="BasicParagraph">
    <w:name w:val="[Basic Paragraph]"/>
    <w:basedOn w:val="Normal"/>
    <w:uiPriority w:val="99"/>
    <w:rsid w:val="00D134C0"/>
    <w:pPr>
      <w:widowControl w:val="0"/>
      <w:autoSpaceDE w:val="0"/>
      <w:autoSpaceDN w:val="0"/>
      <w:adjustRightInd w:val="0"/>
      <w:spacing w:line="288" w:lineRule="auto"/>
      <w:textAlignment w:val="center"/>
    </w:pPr>
    <w:rPr>
      <w:rFonts w:ascii="MinionPro-Regular" w:hAnsi="MinionPro-Regular" w:cs="MinionPro-Regular"/>
      <w:color w:val="000000"/>
      <w:sz w:val="24"/>
      <w:lang w:val="en-GB" w:eastAsia="ja-JP"/>
    </w:rPr>
  </w:style>
  <w:style w:type="character" w:styleId="PageNumber">
    <w:name w:val="page number"/>
    <w:basedOn w:val="DefaultParagraphFont"/>
    <w:uiPriority w:val="99"/>
    <w:semiHidden/>
    <w:unhideWhenUsed/>
    <w:rsid w:val="00FA57DC"/>
  </w:style>
  <w:style w:type="paragraph" w:styleId="ListParagraph">
    <w:name w:val="List Paragraph"/>
    <w:basedOn w:val="Normal"/>
    <w:link w:val="ListParagraphChar"/>
    <w:uiPriority w:val="34"/>
    <w:qFormat/>
    <w:rsid w:val="00DA57B3"/>
    <w:pPr>
      <w:ind w:left="720"/>
      <w:contextualSpacing/>
    </w:pPr>
  </w:style>
  <w:style w:type="paragraph" w:styleId="TOC1">
    <w:name w:val="toc 1"/>
    <w:next w:val="Normal"/>
    <w:autoRedefine/>
    <w:uiPriority w:val="39"/>
    <w:unhideWhenUsed/>
    <w:rsid w:val="00C87616"/>
    <w:pPr>
      <w:tabs>
        <w:tab w:val="left" w:pos="400"/>
        <w:tab w:val="right" w:pos="7088"/>
      </w:tabs>
      <w:spacing w:before="120" w:after="60"/>
    </w:pPr>
    <w:rPr>
      <w:rFonts w:ascii="Verdana" w:hAnsi="Verdana"/>
      <w:b/>
      <w:noProof/>
      <w:color w:val="00B0F0"/>
      <w:lang w:val="en-US" w:eastAsia="en-US"/>
    </w:rPr>
  </w:style>
  <w:style w:type="paragraph" w:styleId="TOC2">
    <w:name w:val="toc 2"/>
    <w:basedOn w:val="Normal"/>
    <w:next w:val="Normal"/>
    <w:autoRedefine/>
    <w:uiPriority w:val="39"/>
    <w:unhideWhenUsed/>
    <w:rsid w:val="00C87616"/>
    <w:pPr>
      <w:tabs>
        <w:tab w:val="left" w:pos="993"/>
        <w:tab w:val="right" w:pos="7088"/>
      </w:tabs>
      <w:spacing w:after="0"/>
      <w:ind w:left="426"/>
    </w:pPr>
    <w:rPr>
      <w:b/>
      <w:noProof/>
      <w:color w:val="BC851C"/>
      <w:sz w:val="16"/>
      <w:szCs w:val="20"/>
    </w:rPr>
  </w:style>
  <w:style w:type="paragraph" w:styleId="TOC3">
    <w:name w:val="toc 3"/>
    <w:basedOn w:val="Normal"/>
    <w:next w:val="Normal"/>
    <w:autoRedefine/>
    <w:uiPriority w:val="39"/>
    <w:unhideWhenUsed/>
    <w:rsid w:val="007A5166"/>
    <w:pPr>
      <w:tabs>
        <w:tab w:val="right" w:pos="7088"/>
      </w:tabs>
    </w:pPr>
    <w:rPr>
      <w:szCs w:val="20"/>
    </w:rPr>
  </w:style>
  <w:style w:type="paragraph" w:styleId="TOC4">
    <w:name w:val="toc 4"/>
    <w:basedOn w:val="Normal"/>
    <w:next w:val="Normal"/>
    <w:autoRedefine/>
    <w:uiPriority w:val="39"/>
    <w:unhideWhenUsed/>
    <w:rsid w:val="00F30DE4"/>
    <w:pPr>
      <w:tabs>
        <w:tab w:val="right" w:pos="7088"/>
      </w:tabs>
      <w:ind w:left="400"/>
    </w:pPr>
    <w:rPr>
      <w:szCs w:val="20"/>
    </w:rPr>
  </w:style>
  <w:style w:type="paragraph" w:styleId="TOC5">
    <w:name w:val="toc 5"/>
    <w:basedOn w:val="Normal"/>
    <w:next w:val="Normal"/>
    <w:autoRedefine/>
    <w:uiPriority w:val="39"/>
    <w:unhideWhenUsed/>
    <w:rsid w:val="00AD1C6C"/>
    <w:pPr>
      <w:ind w:left="600"/>
    </w:pPr>
    <w:rPr>
      <w:szCs w:val="20"/>
    </w:rPr>
  </w:style>
  <w:style w:type="paragraph" w:styleId="TOC6">
    <w:name w:val="toc 6"/>
    <w:basedOn w:val="Normal"/>
    <w:next w:val="Normal"/>
    <w:autoRedefine/>
    <w:uiPriority w:val="39"/>
    <w:unhideWhenUsed/>
    <w:rsid w:val="00AD1C6C"/>
    <w:pPr>
      <w:ind w:left="800"/>
    </w:pPr>
    <w:rPr>
      <w:szCs w:val="20"/>
    </w:rPr>
  </w:style>
  <w:style w:type="paragraph" w:styleId="TOC7">
    <w:name w:val="toc 7"/>
    <w:basedOn w:val="Normal"/>
    <w:next w:val="Normal"/>
    <w:autoRedefine/>
    <w:uiPriority w:val="39"/>
    <w:unhideWhenUsed/>
    <w:rsid w:val="00AD1C6C"/>
    <w:pPr>
      <w:ind w:left="1000"/>
    </w:pPr>
    <w:rPr>
      <w:szCs w:val="20"/>
    </w:rPr>
  </w:style>
  <w:style w:type="paragraph" w:styleId="TOC8">
    <w:name w:val="toc 8"/>
    <w:basedOn w:val="Normal"/>
    <w:next w:val="Normal"/>
    <w:autoRedefine/>
    <w:uiPriority w:val="39"/>
    <w:unhideWhenUsed/>
    <w:rsid w:val="00AD1C6C"/>
    <w:pPr>
      <w:ind w:left="1200"/>
    </w:pPr>
    <w:rPr>
      <w:szCs w:val="20"/>
    </w:rPr>
  </w:style>
  <w:style w:type="paragraph" w:styleId="TOC9">
    <w:name w:val="toc 9"/>
    <w:basedOn w:val="Normal"/>
    <w:next w:val="Normal"/>
    <w:autoRedefine/>
    <w:uiPriority w:val="39"/>
    <w:unhideWhenUsed/>
    <w:rsid w:val="00AD1C6C"/>
    <w:pPr>
      <w:ind w:left="1400"/>
    </w:pPr>
    <w:rPr>
      <w:szCs w:val="20"/>
    </w:rPr>
  </w:style>
  <w:style w:type="paragraph" w:customStyle="1" w:styleId="TMKSectionHeading">
    <w:name w:val="TMK Section Heading"/>
    <w:basedOn w:val="Normal"/>
    <w:qFormat/>
    <w:rsid w:val="001C294D"/>
    <w:pPr>
      <w:tabs>
        <w:tab w:val="right" w:pos="7088"/>
      </w:tabs>
      <w:spacing w:before="600" w:after="480"/>
    </w:pPr>
    <w:rPr>
      <w:b/>
      <w:color w:val="00A6E9"/>
      <w:sz w:val="28"/>
      <w:szCs w:val="28"/>
    </w:rPr>
  </w:style>
  <w:style w:type="paragraph" w:customStyle="1" w:styleId="TMKSubHeading">
    <w:name w:val="TMK Sub Heading"/>
    <w:basedOn w:val="Normal"/>
    <w:link w:val="TMKSubHeadingChar"/>
    <w:qFormat/>
    <w:rsid w:val="004B6138"/>
    <w:pPr>
      <w:tabs>
        <w:tab w:val="right" w:pos="7088"/>
      </w:tabs>
      <w:spacing w:before="240"/>
    </w:pPr>
    <w:rPr>
      <w:b/>
      <w:color w:val="BC851C"/>
      <w:sz w:val="24"/>
    </w:rPr>
  </w:style>
  <w:style w:type="paragraph" w:customStyle="1" w:styleId="TMKNumberedList">
    <w:name w:val="TMK Numbered List"/>
    <w:basedOn w:val="ListParagraph"/>
    <w:qFormat/>
    <w:rsid w:val="00DA57B3"/>
    <w:pPr>
      <w:numPr>
        <w:numId w:val="1"/>
      </w:numPr>
      <w:tabs>
        <w:tab w:val="right" w:pos="7088"/>
      </w:tabs>
      <w:contextualSpacing w:val="0"/>
    </w:pPr>
  </w:style>
  <w:style w:type="paragraph" w:customStyle="1" w:styleId="TMKNumberedNestedList">
    <w:name w:val="TMK Numbered Nested List"/>
    <w:basedOn w:val="ListParagraph"/>
    <w:qFormat/>
    <w:rsid w:val="00DA57B3"/>
    <w:pPr>
      <w:numPr>
        <w:ilvl w:val="1"/>
        <w:numId w:val="1"/>
      </w:numPr>
      <w:tabs>
        <w:tab w:val="right" w:pos="7088"/>
      </w:tabs>
      <w:contextualSpacing w:val="0"/>
    </w:pPr>
  </w:style>
  <w:style w:type="paragraph" w:customStyle="1" w:styleId="TMKCoverHeadingBlue">
    <w:name w:val="TMK Cover Heading Blue"/>
    <w:basedOn w:val="BasicParagraph"/>
    <w:qFormat/>
    <w:rsid w:val="006D513C"/>
    <w:pPr>
      <w:suppressAutoHyphens/>
      <w:spacing w:line="240" w:lineRule="auto"/>
    </w:pPr>
    <w:rPr>
      <w:rFonts w:ascii="Verdana" w:hAnsi="Verdana" w:cs="Univers-CondensedLight"/>
      <w:b/>
      <w:color w:val="00A6E9"/>
      <w:sz w:val="48"/>
      <w:szCs w:val="48"/>
    </w:rPr>
  </w:style>
  <w:style w:type="paragraph" w:customStyle="1" w:styleId="TMKCoverHeadingGold">
    <w:name w:val="TMK Cover Heading Gold"/>
    <w:basedOn w:val="Normal"/>
    <w:qFormat/>
    <w:rsid w:val="006D513C"/>
    <w:rPr>
      <w:rFonts w:cs="Univers-CondensedBold"/>
      <w:bCs/>
      <w:color w:val="BC851C"/>
      <w:sz w:val="48"/>
      <w:szCs w:val="48"/>
    </w:rPr>
  </w:style>
  <w:style w:type="paragraph" w:customStyle="1" w:styleId="TMKRegisteredDetails">
    <w:name w:val="TMK Registered Details"/>
    <w:basedOn w:val="BalloonText"/>
    <w:qFormat/>
    <w:rsid w:val="005C33DE"/>
    <w:pPr>
      <w:spacing w:after="20"/>
    </w:pPr>
    <w:rPr>
      <w:rFonts w:ascii="Verdana" w:hAnsi="Verdana"/>
      <w:bCs/>
      <w:sz w:val="11"/>
      <w:szCs w:val="11"/>
    </w:rPr>
  </w:style>
  <w:style w:type="paragraph" w:customStyle="1" w:styleId="TMKTagline">
    <w:name w:val="TMK Tagline"/>
    <w:qFormat/>
    <w:rsid w:val="00D631D7"/>
    <w:rPr>
      <w:rFonts w:ascii="Verdana" w:hAnsi="Verdana" w:cs="Univers-CondensedLight"/>
      <w:color w:val="00A6E9"/>
      <w:sz w:val="36"/>
      <w:szCs w:val="48"/>
    </w:rPr>
  </w:style>
  <w:style w:type="paragraph" w:customStyle="1" w:styleId="TMKContentsDivider">
    <w:name w:val="TMK Contents Divider"/>
    <w:basedOn w:val="Normal"/>
    <w:link w:val="TMKContentsDividerChar"/>
    <w:qFormat/>
    <w:rsid w:val="00C63846"/>
    <w:pPr>
      <w:tabs>
        <w:tab w:val="right" w:pos="7088"/>
        <w:tab w:val="left" w:pos="7230"/>
      </w:tabs>
      <w:spacing w:after="240"/>
      <w:jc w:val="both"/>
    </w:pPr>
    <w:rPr>
      <w:b/>
      <w:color w:val="00A6E9"/>
      <w:sz w:val="28"/>
    </w:rPr>
  </w:style>
  <w:style w:type="paragraph" w:customStyle="1" w:styleId="TMKSecondaryContentHeading">
    <w:name w:val="TMK Secondary Content Heading"/>
    <w:basedOn w:val="TMKContentsDivider"/>
    <w:qFormat/>
    <w:rsid w:val="0096321C"/>
    <w:rPr>
      <w:b w:val="0"/>
      <w:color w:val="BC851C"/>
      <w:sz w:val="24"/>
    </w:rPr>
  </w:style>
  <w:style w:type="character" w:customStyle="1" w:styleId="Heading1Char">
    <w:name w:val="Heading 1 Char"/>
    <w:link w:val="Heading1"/>
    <w:rsid w:val="007F1FF5"/>
    <w:rPr>
      <w:rFonts w:ascii="Calibri" w:eastAsia="MS Gothic" w:hAnsi="Calibri"/>
      <w:b/>
      <w:bCs/>
      <w:color w:val="365F91"/>
      <w:sz w:val="28"/>
      <w:szCs w:val="28"/>
      <w:lang w:val="en-US" w:eastAsia="en-US"/>
    </w:rPr>
  </w:style>
  <w:style w:type="character" w:customStyle="1" w:styleId="Heading2Char">
    <w:name w:val="Heading 2 Char"/>
    <w:link w:val="Heading2"/>
    <w:rsid w:val="009C04D2"/>
    <w:rPr>
      <w:rFonts w:ascii="Calibri" w:eastAsia="MS Gothic" w:hAnsi="Calibri"/>
      <w:b/>
      <w:bCs/>
      <w:color w:val="4F81BD"/>
      <w:sz w:val="28"/>
      <w:szCs w:val="24"/>
      <w:lang w:val="en-US" w:eastAsia="en-US"/>
    </w:rPr>
  </w:style>
  <w:style w:type="character" w:customStyle="1" w:styleId="Heading3Char">
    <w:name w:val="Heading 3 Char"/>
    <w:link w:val="Heading3"/>
    <w:rsid w:val="002D2424"/>
    <w:rPr>
      <w:rFonts w:ascii="Calibri" w:hAnsi="Calibri" w:cs="Univers-CondensedBold"/>
      <w:b/>
      <w:bCs/>
      <w:color w:val="BC851C"/>
      <w:sz w:val="24"/>
      <w:szCs w:val="26"/>
      <w:lang w:val="en-US" w:eastAsia="en-US"/>
    </w:rPr>
  </w:style>
  <w:style w:type="paragraph" w:customStyle="1" w:styleId="TMKDividerHeading">
    <w:name w:val="TMK Divider Heading"/>
    <w:basedOn w:val="TMKContentsDivider"/>
    <w:link w:val="TMKDividerHeadingChar"/>
    <w:qFormat/>
    <w:rsid w:val="00B82DF8"/>
    <w:rPr>
      <w:sz w:val="50"/>
    </w:rPr>
  </w:style>
  <w:style w:type="paragraph" w:customStyle="1" w:styleId="TMKHeader">
    <w:name w:val="TMK Header"/>
    <w:basedOn w:val="Header"/>
    <w:link w:val="TMKHeaderChar"/>
    <w:qFormat/>
    <w:rsid w:val="00D721C9"/>
    <w:rPr>
      <w:noProof/>
      <w:color w:val="00B0F0"/>
      <w:lang w:val="en-GB" w:eastAsia="en-GB"/>
    </w:rPr>
  </w:style>
  <w:style w:type="character" w:customStyle="1" w:styleId="TMKContentsDividerChar">
    <w:name w:val="TMK Contents Divider Char"/>
    <w:link w:val="TMKContentsDivider"/>
    <w:rsid w:val="007A5166"/>
    <w:rPr>
      <w:rFonts w:ascii="Verdana" w:hAnsi="Verdana"/>
      <w:b/>
      <w:color w:val="00A6E9"/>
      <w:sz w:val="28"/>
      <w:szCs w:val="24"/>
      <w:lang w:eastAsia="en-US"/>
    </w:rPr>
  </w:style>
  <w:style w:type="character" w:customStyle="1" w:styleId="TMKDividerHeadingChar">
    <w:name w:val="TMK Divider Heading Char"/>
    <w:link w:val="TMKDividerHeading"/>
    <w:rsid w:val="00B82DF8"/>
    <w:rPr>
      <w:rFonts w:ascii="Verdana" w:hAnsi="Verdana"/>
      <w:b/>
      <w:color w:val="00A6E9"/>
      <w:sz w:val="50"/>
      <w:szCs w:val="24"/>
      <w:lang w:eastAsia="en-US"/>
    </w:rPr>
  </w:style>
  <w:style w:type="paragraph" w:customStyle="1" w:styleId="TMKDividerIntroText">
    <w:name w:val="TMK Divider Intro Text"/>
    <w:basedOn w:val="TMKDividerHeading"/>
    <w:link w:val="TMKDividerIntroTextChar"/>
    <w:qFormat/>
    <w:rsid w:val="00B82DF8"/>
    <w:rPr>
      <w:b w:val="0"/>
      <w:color w:val="BC851C"/>
      <w:sz w:val="40"/>
      <w:szCs w:val="40"/>
    </w:rPr>
  </w:style>
  <w:style w:type="character" w:customStyle="1" w:styleId="TMKHeaderChar">
    <w:name w:val="TMK Header Char"/>
    <w:link w:val="TMKHeader"/>
    <w:rsid w:val="00D721C9"/>
    <w:rPr>
      <w:rFonts w:ascii="Verdana" w:hAnsi="Verdana"/>
      <w:noProof/>
      <w:color w:val="00B0F0"/>
      <w:sz w:val="18"/>
      <w:szCs w:val="24"/>
      <w:lang w:val="en-GB" w:eastAsia="en-GB"/>
    </w:rPr>
  </w:style>
  <w:style w:type="paragraph" w:customStyle="1" w:styleId="TMKGraphorTableHeading">
    <w:name w:val="TMK Graph or Table Heading"/>
    <w:basedOn w:val="TMKSubHeading"/>
    <w:link w:val="TMKGraphorTableHeadingChar"/>
    <w:qFormat/>
    <w:rsid w:val="00CC505E"/>
    <w:rPr>
      <w:b w:val="0"/>
      <w:color w:val="95C11F"/>
    </w:rPr>
  </w:style>
  <w:style w:type="character" w:customStyle="1" w:styleId="TMKDividerIntroTextChar">
    <w:name w:val="TMK Divider Intro Text Char"/>
    <w:link w:val="TMKDividerIntroText"/>
    <w:rsid w:val="00B82DF8"/>
    <w:rPr>
      <w:rFonts w:ascii="Verdana" w:hAnsi="Verdana"/>
      <w:b w:val="0"/>
      <w:color w:val="BC851C"/>
      <w:sz w:val="40"/>
      <w:szCs w:val="40"/>
      <w:lang w:eastAsia="en-US"/>
    </w:rPr>
  </w:style>
  <w:style w:type="table" w:styleId="TableGrid">
    <w:name w:val="Table Grid"/>
    <w:basedOn w:val="TableNormal"/>
    <w:uiPriority w:val="59"/>
    <w:rsid w:val="00957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MKSubHeadingChar">
    <w:name w:val="TMK Sub Heading Char"/>
    <w:link w:val="TMKSubHeading"/>
    <w:rsid w:val="00CC505E"/>
    <w:rPr>
      <w:rFonts w:ascii="Verdana" w:hAnsi="Verdana"/>
      <w:b/>
      <w:color w:val="BC851C"/>
      <w:sz w:val="24"/>
      <w:szCs w:val="24"/>
      <w:lang w:eastAsia="en-US"/>
    </w:rPr>
  </w:style>
  <w:style w:type="character" w:customStyle="1" w:styleId="TMKGraphorTableHeadingChar">
    <w:name w:val="TMK Graph or Table Heading Char"/>
    <w:link w:val="TMKGraphorTableHeading"/>
    <w:rsid w:val="00CC505E"/>
    <w:rPr>
      <w:rFonts w:ascii="Verdana" w:hAnsi="Verdana"/>
      <w:b w:val="0"/>
      <w:color w:val="95C11F"/>
      <w:sz w:val="24"/>
      <w:szCs w:val="24"/>
      <w:lang w:eastAsia="en-US"/>
    </w:rPr>
  </w:style>
  <w:style w:type="paragraph" w:customStyle="1" w:styleId="TMKTableHeader">
    <w:name w:val="TMK Table Header"/>
    <w:basedOn w:val="TMKGraphorTableHeading"/>
    <w:link w:val="TMKTableHeaderChar"/>
    <w:qFormat/>
    <w:rsid w:val="005B393A"/>
    <w:pPr>
      <w:framePr w:hSpace="181" w:wrap="around" w:vAnchor="text" w:hAnchor="margin" w:y="245"/>
    </w:pPr>
    <w:rPr>
      <w:color w:val="FFFFFF"/>
    </w:rPr>
  </w:style>
  <w:style w:type="paragraph" w:customStyle="1" w:styleId="TMKTableBody">
    <w:name w:val="TMK Table Body"/>
    <w:basedOn w:val="Normal"/>
    <w:link w:val="TMKTableBodyChar"/>
    <w:qFormat/>
    <w:rsid w:val="005B393A"/>
    <w:pPr>
      <w:framePr w:hSpace="181" w:wrap="around" w:vAnchor="text" w:hAnchor="margin" w:y="245"/>
    </w:pPr>
    <w:rPr>
      <w:sz w:val="20"/>
      <w:szCs w:val="20"/>
    </w:rPr>
  </w:style>
  <w:style w:type="character" w:customStyle="1" w:styleId="TMKTableHeaderChar">
    <w:name w:val="TMK Table Header Char"/>
    <w:link w:val="TMKTableHeader"/>
    <w:rsid w:val="005B393A"/>
    <w:rPr>
      <w:rFonts w:ascii="Verdana" w:hAnsi="Verdana"/>
      <w:b w:val="0"/>
      <w:color w:val="FFFFFF"/>
      <w:sz w:val="24"/>
      <w:szCs w:val="24"/>
      <w:lang w:eastAsia="en-US"/>
    </w:rPr>
  </w:style>
  <w:style w:type="character" w:customStyle="1" w:styleId="TMKTableBodyChar">
    <w:name w:val="TMK Table Body Char"/>
    <w:link w:val="TMKTableBody"/>
    <w:rsid w:val="005B393A"/>
    <w:rPr>
      <w:rFonts w:ascii="Verdana" w:hAnsi="Verdana"/>
      <w:lang w:eastAsia="en-US"/>
    </w:rPr>
  </w:style>
  <w:style w:type="character" w:customStyle="1" w:styleId="Heading4Char">
    <w:name w:val="Heading 4 Char"/>
    <w:link w:val="Heading4"/>
    <w:rsid w:val="00266D15"/>
    <w:rPr>
      <w:rFonts w:ascii="Calibri" w:hAnsi="Calibri" w:cs="Univers-CondensedBold"/>
      <w:b/>
      <w:bCs/>
      <w:color w:val="BC851C"/>
      <w:sz w:val="22"/>
      <w:szCs w:val="26"/>
      <w:lang w:val="en-US" w:eastAsia="en-US"/>
    </w:rPr>
  </w:style>
  <w:style w:type="numbering" w:customStyle="1" w:styleId="Headings">
    <w:name w:val="Headings"/>
    <w:uiPriority w:val="99"/>
    <w:rsid w:val="00B61B50"/>
    <w:pPr>
      <w:numPr>
        <w:numId w:val="2"/>
      </w:numPr>
    </w:pPr>
  </w:style>
  <w:style w:type="character" w:styleId="Hyperlink">
    <w:name w:val="Hyperlink"/>
    <w:uiPriority w:val="99"/>
    <w:unhideWhenUsed/>
    <w:rsid w:val="00C87616"/>
    <w:rPr>
      <w:color w:val="0000FF"/>
      <w:u w:val="single"/>
    </w:rPr>
  </w:style>
  <w:style w:type="paragraph" w:styleId="TOCHeading">
    <w:name w:val="TOC Heading"/>
    <w:basedOn w:val="Heading1"/>
    <w:next w:val="Normal"/>
    <w:uiPriority w:val="39"/>
    <w:unhideWhenUsed/>
    <w:qFormat/>
    <w:rsid w:val="00266D15"/>
    <w:pPr>
      <w:spacing w:line="276" w:lineRule="auto"/>
      <w:outlineLvl w:val="9"/>
    </w:pPr>
    <w:rPr>
      <w:lang w:eastAsia="ja-JP"/>
    </w:rPr>
  </w:style>
  <w:style w:type="paragraph" w:styleId="BlockText">
    <w:name w:val="Block Text"/>
    <w:basedOn w:val="Normal"/>
    <w:link w:val="BlockTextChar"/>
    <w:rsid w:val="00707A99"/>
    <w:pPr>
      <w:spacing w:after="60"/>
    </w:pPr>
    <w:rPr>
      <w:rFonts w:ascii="Calibri" w:eastAsia="Times New Roman" w:hAnsi="Calibri" w:cs="Calibri"/>
      <w:sz w:val="22"/>
      <w:szCs w:val="22"/>
      <w:lang w:val="en-GB" w:eastAsia="en-GB"/>
    </w:rPr>
  </w:style>
  <w:style w:type="paragraph" w:customStyle="1" w:styleId="ListBullet">
    <w:name w:val="List (Bullet)"/>
    <w:basedOn w:val="BlockText"/>
    <w:link w:val="ListBulletChar"/>
    <w:qFormat/>
    <w:rsid w:val="00707A99"/>
    <w:pPr>
      <w:numPr>
        <w:numId w:val="4"/>
      </w:numPr>
      <w:spacing w:after="0"/>
    </w:pPr>
  </w:style>
  <w:style w:type="character" w:customStyle="1" w:styleId="BlockTextChar">
    <w:name w:val="Block Text Char"/>
    <w:link w:val="BlockText"/>
    <w:rsid w:val="00707A99"/>
    <w:rPr>
      <w:rFonts w:ascii="Calibri" w:eastAsia="Times New Roman" w:hAnsi="Calibri" w:cs="Calibri"/>
      <w:sz w:val="22"/>
      <w:szCs w:val="22"/>
      <w:lang w:val="en-GB" w:eastAsia="en-GB"/>
    </w:rPr>
  </w:style>
  <w:style w:type="paragraph" w:customStyle="1" w:styleId="ListBullet2">
    <w:name w:val="List (Bullet 2)"/>
    <w:basedOn w:val="ListBullet"/>
    <w:qFormat/>
    <w:rsid w:val="00707A99"/>
    <w:pPr>
      <w:numPr>
        <w:ilvl w:val="1"/>
      </w:numPr>
      <w:ind w:left="1037"/>
    </w:pPr>
    <w:rPr>
      <w:lang w:val="it-IT"/>
    </w:rPr>
  </w:style>
  <w:style w:type="character" w:customStyle="1" w:styleId="ListBulletChar">
    <w:name w:val="List (Bullet) Char"/>
    <w:link w:val="ListBullet"/>
    <w:rsid w:val="00707A99"/>
    <w:rPr>
      <w:rFonts w:ascii="Calibri" w:eastAsia="Times New Roman" w:hAnsi="Calibri" w:cs="Calibri"/>
      <w:sz w:val="22"/>
      <w:szCs w:val="22"/>
      <w:lang w:eastAsia="en-GB"/>
    </w:rPr>
  </w:style>
  <w:style w:type="paragraph" w:styleId="BodyText">
    <w:name w:val="Body Text"/>
    <w:basedOn w:val="Normal"/>
    <w:link w:val="BodyTextChar"/>
    <w:rsid w:val="007F1FF5"/>
    <w:pPr>
      <w:keepNext/>
      <w:jc w:val="both"/>
    </w:pPr>
    <w:rPr>
      <w:rFonts w:eastAsia="Times New Roman"/>
      <w:sz w:val="20"/>
      <w:lang w:val="en-GB"/>
    </w:rPr>
  </w:style>
  <w:style w:type="character" w:customStyle="1" w:styleId="BodyTextChar">
    <w:name w:val="Body Text Char"/>
    <w:link w:val="BodyText"/>
    <w:rsid w:val="007F1FF5"/>
    <w:rPr>
      <w:rFonts w:ascii="Verdana" w:eastAsia="Times New Roman" w:hAnsi="Verdana"/>
      <w:szCs w:val="24"/>
      <w:lang w:val="en-GB" w:eastAsia="en-US"/>
    </w:rPr>
  </w:style>
  <w:style w:type="character" w:customStyle="1" w:styleId="Heading5Char">
    <w:name w:val="Heading 5 Char"/>
    <w:link w:val="Heading5"/>
    <w:rsid w:val="007A6DCA"/>
    <w:rPr>
      <w:rFonts w:ascii="Verdana" w:eastAsia="Times New Roman" w:hAnsi="Verdana"/>
      <w:b/>
      <w:bCs/>
      <w:szCs w:val="24"/>
      <w:lang w:eastAsia="en-US"/>
    </w:rPr>
  </w:style>
  <w:style w:type="character" w:customStyle="1" w:styleId="Heading6Char">
    <w:name w:val="Heading 6 Char"/>
    <w:link w:val="Heading6"/>
    <w:rsid w:val="007A6DCA"/>
    <w:rPr>
      <w:rFonts w:ascii="Verdana" w:eastAsia="Times New Roman" w:hAnsi="Verdana"/>
      <w:b/>
      <w:bCs/>
      <w:sz w:val="24"/>
      <w:szCs w:val="24"/>
      <w:lang w:eastAsia="en-US"/>
    </w:rPr>
  </w:style>
  <w:style w:type="character" w:customStyle="1" w:styleId="Heading7Char">
    <w:name w:val="Heading 7 Char"/>
    <w:link w:val="Heading7"/>
    <w:rsid w:val="007A6DCA"/>
    <w:rPr>
      <w:rFonts w:ascii="Verdana" w:eastAsia="Times New Roman" w:hAnsi="Verdana" w:cs="Arial"/>
      <w:b/>
      <w:bCs/>
      <w:sz w:val="22"/>
      <w:szCs w:val="24"/>
      <w:lang w:eastAsia="en-US"/>
    </w:rPr>
  </w:style>
  <w:style w:type="character" w:customStyle="1" w:styleId="Heading8Char">
    <w:name w:val="Heading 8 Char"/>
    <w:link w:val="Heading8"/>
    <w:rsid w:val="007A6DCA"/>
    <w:rPr>
      <w:rFonts w:eastAsia="Times New Roman"/>
      <w:i/>
      <w:iCs/>
      <w:sz w:val="24"/>
      <w:szCs w:val="24"/>
      <w:lang w:eastAsia="en-US"/>
    </w:rPr>
  </w:style>
  <w:style w:type="character" w:customStyle="1" w:styleId="Heading9Char">
    <w:name w:val="Heading 9 Char"/>
    <w:link w:val="Heading9"/>
    <w:rsid w:val="007A6DCA"/>
    <w:rPr>
      <w:rFonts w:ascii="Verdana" w:eastAsia="Times New Roman" w:hAnsi="Verdana" w:cs="Arial"/>
      <w:sz w:val="22"/>
      <w:szCs w:val="22"/>
      <w:lang w:eastAsia="en-US"/>
    </w:rPr>
  </w:style>
  <w:style w:type="paragraph" w:customStyle="1" w:styleId="paragraph">
    <w:name w:val="paragraph"/>
    <w:basedOn w:val="Normal"/>
    <w:rsid w:val="00B835DA"/>
    <w:pPr>
      <w:spacing w:before="100" w:beforeAutospacing="1" w:after="100" w:afterAutospacing="1"/>
    </w:pPr>
    <w:rPr>
      <w:rFonts w:ascii="Calibri" w:eastAsiaTheme="minorHAnsi" w:hAnsi="Calibri" w:cs="Calibri"/>
      <w:sz w:val="22"/>
      <w:szCs w:val="22"/>
      <w:lang w:val="en-GB" w:eastAsia="en-GB"/>
    </w:rPr>
  </w:style>
  <w:style w:type="character" w:customStyle="1" w:styleId="normaltextrun">
    <w:name w:val="normaltextrun"/>
    <w:basedOn w:val="DefaultParagraphFont"/>
    <w:rsid w:val="00B835DA"/>
  </w:style>
  <w:style w:type="character" w:customStyle="1" w:styleId="eop">
    <w:name w:val="eop"/>
    <w:basedOn w:val="DefaultParagraphFont"/>
    <w:rsid w:val="00B835DA"/>
  </w:style>
  <w:style w:type="character" w:customStyle="1" w:styleId="UnresolvedMention1">
    <w:name w:val="Unresolved Mention1"/>
    <w:basedOn w:val="DefaultParagraphFont"/>
    <w:uiPriority w:val="99"/>
    <w:semiHidden/>
    <w:unhideWhenUsed/>
    <w:rsid w:val="00F53506"/>
    <w:rPr>
      <w:color w:val="605E5C"/>
      <w:shd w:val="clear" w:color="auto" w:fill="E1DFDD"/>
    </w:rPr>
  </w:style>
  <w:style w:type="character" w:customStyle="1" w:styleId="SmartLink1">
    <w:name w:val="SmartLink1"/>
    <w:basedOn w:val="DefaultParagraphFont"/>
    <w:uiPriority w:val="99"/>
    <w:semiHidden/>
    <w:unhideWhenUsed/>
    <w:rsid w:val="00427ADA"/>
    <w:rPr>
      <w:color w:val="0000FF"/>
      <w:u w:val="single"/>
      <w:shd w:val="clear" w:color="auto" w:fill="F3F2F1"/>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Verdana" w:hAnsi="Verdana"/>
      <w:lang w:val="en-US" w:eastAsia="en-US"/>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048B7"/>
    <w:rPr>
      <w:b/>
      <w:bCs/>
    </w:rPr>
  </w:style>
  <w:style w:type="character" w:customStyle="1" w:styleId="CommentSubjectChar">
    <w:name w:val="Comment Subject Char"/>
    <w:basedOn w:val="CommentTextChar"/>
    <w:link w:val="CommentSubject"/>
    <w:uiPriority w:val="99"/>
    <w:semiHidden/>
    <w:rsid w:val="003048B7"/>
    <w:rPr>
      <w:rFonts w:ascii="Verdana" w:hAnsi="Verdana"/>
      <w:b/>
      <w:bCs/>
      <w:lang w:val="en-US" w:eastAsia="en-US"/>
    </w:rPr>
  </w:style>
  <w:style w:type="character" w:customStyle="1" w:styleId="ListParagraphChar">
    <w:name w:val="List Paragraph Char"/>
    <w:basedOn w:val="DefaultParagraphFont"/>
    <w:link w:val="ListParagraph"/>
    <w:uiPriority w:val="34"/>
    <w:rsid w:val="002E31BD"/>
    <w:rPr>
      <w:rFonts w:ascii="Verdana" w:hAnsi="Verdana"/>
      <w:sz w:val="18"/>
      <w:szCs w:val="24"/>
      <w:lang w:val="en-US" w:eastAsia="en-US"/>
    </w:rPr>
  </w:style>
  <w:style w:type="character" w:styleId="FollowedHyperlink">
    <w:name w:val="FollowedHyperlink"/>
    <w:basedOn w:val="DefaultParagraphFont"/>
    <w:uiPriority w:val="99"/>
    <w:semiHidden/>
    <w:unhideWhenUsed/>
    <w:rsid w:val="000916D1"/>
    <w:rPr>
      <w:color w:val="800080" w:themeColor="followedHyperlink"/>
      <w:u w:val="single"/>
    </w:rPr>
  </w:style>
  <w:style w:type="paragraph" w:styleId="Revision">
    <w:name w:val="Revision"/>
    <w:hidden/>
    <w:uiPriority w:val="99"/>
    <w:semiHidden/>
    <w:rsid w:val="006E3887"/>
    <w:rPr>
      <w:rFonts w:ascii="Verdana" w:hAnsi="Verdana"/>
      <w:sz w:val="18"/>
      <w:szCs w:val="24"/>
      <w:lang w:val="en-US" w:eastAsia="en-US"/>
    </w:rPr>
  </w:style>
  <w:style w:type="character" w:customStyle="1" w:styleId="UnresolvedMention2">
    <w:name w:val="Unresolved Mention2"/>
    <w:basedOn w:val="DefaultParagraphFont"/>
    <w:uiPriority w:val="99"/>
    <w:rsid w:val="005324D0"/>
    <w:rPr>
      <w:color w:val="605E5C"/>
      <w:shd w:val="clear" w:color="auto" w:fill="E1DFDD"/>
    </w:rPr>
  </w:style>
  <w:style w:type="table" w:customStyle="1" w:styleId="TableGrid0">
    <w:name w:val="TableGrid"/>
    <w:rsid w:val="00635B3D"/>
    <w:rPr>
      <w:rFonts w:asciiTheme="minorHAnsi" w:eastAsiaTheme="minorEastAsia" w:hAnsiTheme="minorHAnsi" w:cstheme="minorBidi"/>
      <w:sz w:val="22"/>
      <w:szCs w:val="22"/>
      <w:lang w:eastAsia="en-GB"/>
    </w:rPr>
    <w:tblPr>
      <w:tblCellMar>
        <w:top w:w="0" w:type="dxa"/>
        <w:left w:w="0" w:type="dxa"/>
        <w:bottom w:w="0" w:type="dxa"/>
        <w:right w:w="0" w:type="dxa"/>
      </w:tblCellMar>
    </w:tblPr>
  </w:style>
  <w:style w:type="character" w:customStyle="1" w:styleId="UnresolvedMention3">
    <w:name w:val="Unresolved Mention3"/>
    <w:basedOn w:val="DefaultParagraphFont"/>
    <w:uiPriority w:val="99"/>
    <w:rsid w:val="004B114B"/>
    <w:rPr>
      <w:color w:val="605E5C"/>
      <w:shd w:val="clear" w:color="auto" w:fill="E1DFDD"/>
    </w:rPr>
  </w:style>
  <w:style w:type="character" w:styleId="Mention">
    <w:name w:val="Mention"/>
    <w:basedOn w:val="DefaultParagraphFont"/>
    <w:uiPriority w:val="99"/>
    <w:unhideWhenUsed/>
    <w:rsid w:val="00E91CB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829599">
      <w:bodyDiv w:val="1"/>
      <w:marLeft w:val="0"/>
      <w:marRight w:val="0"/>
      <w:marTop w:val="0"/>
      <w:marBottom w:val="0"/>
      <w:divBdr>
        <w:top w:val="none" w:sz="0" w:space="0" w:color="auto"/>
        <w:left w:val="none" w:sz="0" w:space="0" w:color="auto"/>
        <w:bottom w:val="none" w:sz="0" w:space="0" w:color="auto"/>
        <w:right w:val="none" w:sz="0" w:space="0" w:color="auto"/>
      </w:divBdr>
    </w:div>
    <w:div w:id="472135870">
      <w:bodyDiv w:val="1"/>
      <w:marLeft w:val="0"/>
      <w:marRight w:val="0"/>
      <w:marTop w:val="0"/>
      <w:marBottom w:val="0"/>
      <w:divBdr>
        <w:top w:val="none" w:sz="0" w:space="0" w:color="auto"/>
        <w:left w:val="none" w:sz="0" w:space="0" w:color="auto"/>
        <w:bottom w:val="none" w:sz="0" w:space="0" w:color="auto"/>
        <w:right w:val="none" w:sz="0" w:space="0" w:color="auto"/>
      </w:divBdr>
    </w:div>
    <w:div w:id="627011565">
      <w:bodyDiv w:val="1"/>
      <w:marLeft w:val="0"/>
      <w:marRight w:val="0"/>
      <w:marTop w:val="0"/>
      <w:marBottom w:val="0"/>
      <w:divBdr>
        <w:top w:val="none" w:sz="0" w:space="0" w:color="auto"/>
        <w:left w:val="none" w:sz="0" w:space="0" w:color="auto"/>
        <w:bottom w:val="none" w:sz="0" w:space="0" w:color="auto"/>
        <w:right w:val="none" w:sz="0" w:space="0" w:color="auto"/>
      </w:divBdr>
    </w:div>
    <w:div w:id="694817446">
      <w:bodyDiv w:val="1"/>
      <w:marLeft w:val="0"/>
      <w:marRight w:val="0"/>
      <w:marTop w:val="0"/>
      <w:marBottom w:val="0"/>
      <w:divBdr>
        <w:top w:val="none" w:sz="0" w:space="0" w:color="auto"/>
        <w:left w:val="none" w:sz="0" w:space="0" w:color="auto"/>
        <w:bottom w:val="none" w:sz="0" w:space="0" w:color="auto"/>
        <w:right w:val="none" w:sz="0" w:space="0" w:color="auto"/>
      </w:divBdr>
    </w:div>
    <w:div w:id="965620775">
      <w:bodyDiv w:val="1"/>
      <w:marLeft w:val="0"/>
      <w:marRight w:val="0"/>
      <w:marTop w:val="0"/>
      <w:marBottom w:val="0"/>
      <w:divBdr>
        <w:top w:val="none" w:sz="0" w:space="0" w:color="auto"/>
        <w:left w:val="none" w:sz="0" w:space="0" w:color="auto"/>
        <w:bottom w:val="none" w:sz="0" w:space="0" w:color="auto"/>
        <w:right w:val="none" w:sz="0" w:space="0" w:color="auto"/>
      </w:divBdr>
    </w:div>
    <w:div w:id="1006444745">
      <w:bodyDiv w:val="1"/>
      <w:marLeft w:val="0"/>
      <w:marRight w:val="0"/>
      <w:marTop w:val="0"/>
      <w:marBottom w:val="0"/>
      <w:divBdr>
        <w:top w:val="none" w:sz="0" w:space="0" w:color="auto"/>
        <w:left w:val="none" w:sz="0" w:space="0" w:color="auto"/>
        <w:bottom w:val="none" w:sz="0" w:space="0" w:color="auto"/>
        <w:right w:val="none" w:sz="0" w:space="0" w:color="auto"/>
      </w:divBdr>
    </w:div>
    <w:div w:id="1073549719">
      <w:bodyDiv w:val="1"/>
      <w:marLeft w:val="0"/>
      <w:marRight w:val="0"/>
      <w:marTop w:val="0"/>
      <w:marBottom w:val="0"/>
      <w:divBdr>
        <w:top w:val="none" w:sz="0" w:space="0" w:color="auto"/>
        <w:left w:val="none" w:sz="0" w:space="0" w:color="auto"/>
        <w:bottom w:val="none" w:sz="0" w:space="0" w:color="auto"/>
        <w:right w:val="none" w:sz="0" w:space="0" w:color="auto"/>
      </w:divBdr>
    </w:div>
    <w:div w:id="1624190814">
      <w:bodyDiv w:val="1"/>
      <w:marLeft w:val="0"/>
      <w:marRight w:val="0"/>
      <w:marTop w:val="0"/>
      <w:marBottom w:val="0"/>
      <w:divBdr>
        <w:top w:val="none" w:sz="0" w:space="0" w:color="auto"/>
        <w:left w:val="none" w:sz="0" w:space="0" w:color="auto"/>
        <w:bottom w:val="none" w:sz="0" w:space="0" w:color="auto"/>
        <w:right w:val="none" w:sz="0" w:space="0" w:color="auto"/>
      </w:divBdr>
    </w:div>
    <w:div w:id="1713767276">
      <w:bodyDiv w:val="1"/>
      <w:marLeft w:val="0"/>
      <w:marRight w:val="0"/>
      <w:marTop w:val="0"/>
      <w:marBottom w:val="0"/>
      <w:divBdr>
        <w:top w:val="none" w:sz="0" w:space="0" w:color="auto"/>
        <w:left w:val="none" w:sz="0" w:space="0" w:color="auto"/>
        <w:bottom w:val="none" w:sz="0" w:space="0" w:color="auto"/>
        <w:right w:val="none" w:sz="0" w:space="0" w:color="auto"/>
      </w:divBdr>
    </w:div>
    <w:div w:id="21417976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emf"/><Relationship Id="rId26" Type="http://schemas.microsoft.com/office/2011/relationships/commentsExtended" Target="commentsExtended.xml"/><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comments" Target="comments.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emf"/><Relationship Id="rId29" Type="http://schemas.openxmlformats.org/officeDocument/2006/relationships/footer" Target="footer4.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5.xml"/><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oleObject" Target="embeddings/oleObject3.bin"/><Relationship Id="rId28" Type="http://schemas.microsoft.com/office/2018/08/relationships/commentsExtensible" Target="commentsExtensible.xml"/><Relationship Id="rId36" Type="http://schemas.openxmlformats.org/officeDocument/2006/relationships/image" Target="media/image13.png"/><Relationship Id="rId49"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oleObject" Target="embeddings/oleObject1.bin"/><Relationship Id="rId31" Type="http://schemas.openxmlformats.org/officeDocument/2006/relationships/image" Target="media/image8.png"/><Relationship Id="rId44" Type="http://schemas.openxmlformats.org/officeDocument/2006/relationships/image" Target="media/image20.pn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emf"/><Relationship Id="rId27" Type="http://schemas.microsoft.com/office/2016/09/relationships/commentsIds" Target="commentsIds.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D59E110-FED2-B148-B8EE-BC7FC41D19A9}">
  <we:reference id="wa200002295" version="1.0.1.2" store="en-GB" storeType="OMEX"/>
  <we:alternateReferences>
    <we:reference id="WA200002295" version="1.0.1.2" store="WA200002295"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1EC6E32-394E-B540-A0BA-24AA1AD6FF2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DBABDA861A46C4E9C57984072E5703A" ma:contentTypeVersion="2" ma:contentTypeDescription="Create a new document." ma:contentTypeScope="" ma:versionID="984862570b0e40f20581abfe42f77326">
  <xsd:schema xmlns:xsd="http://www.w3.org/2001/XMLSchema" xmlns:xs="http://www.w3.org/2001/XMLSchema" xmlns:p="http://schemas.microsoft.com/office/2006/metadata/properties" xmlns:ns2="7027454b-85c4-488f-b46a-b134146a5dff" targetNamespace="http://schemas.microsoft.com/office/2006/metadata/properties" ma:root="true" ma:fieldsID="c220451b038ce3839cdfe920cb78f87b" ns2:_="">
    <xsd:import namespace="7027454b-85c4-488f-b46a-b134146a5d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27454b-85c4-488f-b46a-b134146a5d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8F9DB3-B06D-4708-99AF-67F3A1F67412}">
  <ds:schemaRefs>
    <ds:schemaRef ds:uri="http://schemas.microsoft.com/sharepoint/v3/contenttype/forms"/>
  </ds:schemaRefs>
</ds:datastoreItem>
</file>

<file path=customXml/itemProps2.xml><?xml version="1.0" encoding="utf-8"?>
<ds:datastoreItem xmlns:ds="http://schemas.openxmlformats.org/officeDocument/2006/customXml" ds:itemID="{F31BDA56-0F33-45A1-B80E-C9978705924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95BEE6F-57E3-448A-95CA-91DDB5D7D1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27454b-85c4-488f-b46a-b134146a5d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F4890AC-C9E3-5540-829E-0FD5C82E2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8275</TotalTime>
  <Pages>31</Pages>
  <Words>9647</Words>
  <Characters>54992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Tokio Marine Kiln Insurance Services Ltd</Company>
  <LinksUpToDate>false</LinksUpToDate>
  <CharactersWithSpaces>64510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Kashyap</dc:creator>
  <cp:keywords/>
  <dc:description/>
  <cp:lastModifiedBy>Sacintha Raj</cp:lastModifiedBy>
  <cp:revision>14</cp:revision>
  <cp:lastPrinted>2014-01-09T07:09:00Z</cp:lastPrinted>
  <dcterms:created xsi:type="dcterms:W3CDTF">2023-01-20T08:54:00Z</dcterms:created>
  <dcterms:modified xsi:type="dcterms:W3CDTF">2023-01-26T02:50:00Z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0x0101000DBABDA861A46C4E9C57984072E5703A</vt:lpwstr>
  </property>
  <property fmtid="{D5CDD505-2E9C-101B-9397-08002B2CF9AE}" pid="3" name="MSIP_Label_c144b715-3428-4611-a79b-dbe573687254_Enabled">
    <vt:lpwstr>true</vt:lpwstr>
  </property>
  <property fmtid="{D5CDD505-2E9C-101B-9397-08002B2CF9AE}" pid="4" name="MSIP_Label_c144b715-3428-4611-a79b-dbe573687254_SetDate">
    <vt:lpwstr>2022-02-16T14:55:38Z</vt:lpwstr>
  </property>
  <property fmtid="{D5CDD505-2E9C-101B-9397-08002B2CF9AE}" pid="5" name="MSIP_Label_c144b715-3428-4611-a79b-dbe573687254_Method">
    <vt:lpwstr>Standard</vt:lpwstr>
  </property>
  <property fmtid="{D5CDD505-2E9C-101B-9397-08002B2CF9AE}" pid="6" name="MSIP_Label_c144b715-3428-4611-a79b-dbe573687254_Name">
    <vt:lpwstr>c144b715-3428-4611-a79b-dbe573687254</vt:lpwstr>
  </property>
  <property fmtid="{D5CDD505-2E9C-101B-9397-08002B2CF9AE}" pid="7" name="MSIP_Label_c144b715-3428-4611-a79b-dbe573687254_SiteId">
    <vt:lpwstr>c769a7a7-df07-4a6a-ae12-18be1dd315d1</vt:lpwstr>
  </property>
  <property fmtid="{D5CDD505-2E9C-101B-9397-08002B2CF9AE}" pid="8" name="MSIP_Label_c144b715-3428-4611-a79b-dbe573687254_ActionId">
    <vt:lpwstr>bf043b64-88f7-4fcc-8236-16c8b852e139</vt:lpwstr>
  </property>
  <property fmtid="{D5CDD505-2E9C-101B-9397-08002B2CF9AE}" pid="9" name="MSIP_Label_c144b715-3428-4611-a79b-dbe573687254_ContentBits">
    <vt:lpwstr>0</vt:lpwstr>
  </property>
</Properties>
</file>